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53" w:type="dxa"/>
        <w:jc w:val="center"/>
        <w:tblLook w:val="01E0" w:firstRow="1" w:lastRow="1" w:firstColumn="1" w:lastColumn="1" w:noHBand="0" w:noVBand="0"/>
      </w:tblPr>
      <w:tblGrid>
        <w:gridCol w:w="9153"/>
      </w:tblGrid>
      <w:tr w:rsidR="00927A39" w:rsidRPr="001279F2" w14:paraId="452B7171" w14:textId="77777777" w:rsidTr="001C68A4">
        <w:trPr>
          <w:trHeight w:val="251"/>
          <w:jc w:val="center"/>
        </w:trPr>
        <w:tc>
          <w:tcPr>
            <w:tcW w:w="9153" w:type="dxa"/>
          </w:tcPr>
          <w:p w14:paraId="2E3ABBD4" w14:textId="77777777" w:rsidR="00927A39" w:rsidRPr="001B4123" w:rsidRDefault="00927A39" w:rsidP="00927A39">
            <w:pPr>
              <w:pStyle w:val="ACLTitle"/>
              <w:spacing w:after="240"/>
              <w:rPr>
                <w:specVanish/>
              </w:rPr>
            </w:pPr>
            <w:r w:rsidRPr="001B4123">
              <w:rPr>
                <w:noProof/>
                <w:lang w:eastAsia="en-US" w:bidi="he-IL"/>
              </w:rPr>
              <mc:AlternateContent>
                <mc:Choice Requires="wps">
                  <w:drawing>
                    <wp:anchor distT="0" distB="0" distL="114300" distR="114300" simplePos="0" relativeHeight="251658248" behindDoc="1" locked="0" layoutInCell="1" allowOverlap="1" wp14:anchorId="660026CE" wp14:editId="3C3D7F3D">
                      <wp:simplePos x="0" y="0"/>
                      <wp:positionH relativeFrom="margin">
                        <wp:posOffset>-925830</wp:posOffset>
                      </wp:positionH>
                      <wp:positionV relativeFrom="margin">
                        <wp:posOffset>-895350</wp:posOffset>
                      </wp:positionV>
                      <wp:extent cx="7625715" cy="9915525"/>
                      <wp:effectExtent l="0" t="0" r="0" b="9525"/>
                      <wp:wrapNone/>
                      <wp:docPr id="63567" name="Text Box 63567"/>
                      <wp:cNvGraphicFramePr/>
                      <a:graphic xmlns:a="http://schemas.openxmlformats.org/drawingml/2006/main">
                        <a:graphicData uri="http://schemas.microsoft.com/office/word/2010/wordprocessingShape">
                          <wps:wsp>
                            <wps:cNvSpPr txBox="1"/>
                            <wps:spPr>
                              <a:xfrm>
                                <a:off x="0" y="0"/>
                                <a:ext cx="7625715" cy="99155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873E312" w14:textId="77777777" w:rsidR="00702399" w:rsidRPr="00F7302F" w:rsidRDefault="00702399" w:rsidP="00927A39">
                                  <w:pPr>
                                    <w:pStyle w:val="ACLRulerLeft"/>
                                    <w:rPr>
                                      <w:color w:val="A9A9A9"/>
                                    </w:rPr>
                                  </w:pPr>
                                </w:p>
                                <w:p w14:paraId="7FE9B04E" w14:textId="77777777" w:rsidR="00702399" w:rsidRDefault="00702399"/>
                                <w:p w14:paraId="30DAE2DC" w14:textId="77777777" w:rsidR="00702399" w:rsidRPr="00734C3D" w:rsidRDefault="00702399" w:rsidP="00927A39">
                                  <w:pPr>
                                    <w:pStyle w:val="ACLRulerLeft"/>
                                  </w:pPr>
                                </w:p>
                                <w:p w14:paraId="583DEA09" w14:textId="77777777" w:rsidR="00702399" w:rsidRPr="00734C3D" w:rsidRDefault="00702399" w:rsidP="00927A39">
                                  <w:pPr>
                                    <w:pStyle w:val="ACLRulerLeft"/>
                                  </w:pPr>
                                </w:p>
                                <w:p w14:paraId="5A484C7C" w14:textId="77777777" w:rsidR="00702399" w:rsidRPr="00734C3D" w:rsidRDefault="00702399" w:rsidP="00927A39">
                                  <w:pPr>
                                    <w:pStyle w:val="ACLRulerLeft"/>
                                  </w:pPr>
                                </w:p>
                                <w:p w14:paraId="22AB1C7F" w14:textId="77777777" w:rsidR="00702399" w:rsidRPr="00734C3D" w:rsidRDefault="00702399" w:rsidP="00927A39">
                                  <w:pPr>
                                    <w:pStyle w:val="ACLRulerLeft"/>
                                  </w:pPr>
                                </w:p>
                                <w:p w14:paraId="1970F9BF" w14:textId="77777777" w:rsidR="00702399" w:rsidRPr="00734C3D" w:rsidRDefault="00702399" w:rsidP="00927A39">
                                  <w:pPr>
                                    <w:pStyle w:val="ACLRulerLeft"/>
                                  </w:pPr>
                                </w:p>
                                <w:p w14:paraId="1E29E46A" w14:textId="77777777" w:rsidR="00702399" w:rsidRPr="00734C3D" w:rsidRDefault="00702399" w:rsidP="00927A39">
                                  <w:pPr>
                                    <w:pStyle w:val="ACLRulerLeft"/>
                                  </w:pPr>
                                </w:p>
                                <w:p w14:paraId="482C69AF" w14:textId="77777777" w:rsidR="00702399" w:rsidRPr="00734C3D" w:rsidRDefault="00702399" w:rsidP="00927A39">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026CE" id="_x0000_t202" coordsize="21600,21600" o:spt="202" path="m,l,21600r21600,l21600,xe">
                      <v:stroke joinstyle="miter"/>
                      <v:path gradientshapeok="t" o:connecttype="rect"/>
                    </v:shapetype>
                    <v:shape id="Text Box 63567" o:spid="_x0000_s1026" type="#_x0000_t202" style="position:absolute;left:0;text-align:left;margin-left:-72.9pt;margin-top:-70.5pt;width:600.45pt;height:780.75pt;z-index:-251658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" filled="f" stroked="f">
                      <v:textbox>
                        <w:txbxContent>
                          <w:p w14:paraId="1873E312" w14:textId="77777777" w:rsidR="00702399" w:rsidRPr="00F7302F" w:rsidRDefault="00702399" w:rsidP="00927A39">
                            <w:pPr>
                              <w:pStyle w:val="ACLRulerLeft"/>
                              <w:rPr>
                                <w:color w:val="A9A9A9"/>
                              </w:rPr>
                            </w:pPr>
                          </w:p>
                          <w:p w14:paraId="7FE9B04E" w14:textId="77777777" w:rsidR="00702399" w:rsidRDefault="00702399"/>
                          <w:p w14:paraId="30DAE2DC" w14:textId="77777777" w:rsidR="00702399" w:rsidRPr="00734C3D" w:rsidRDefault="00702399" w:rsidP="00927A39">
                            <w:pPr>
                              <w:pStyle w:val="ACLRulerLeft"/>
                            </w:pPr>
                          </w:p>
                          <w:p w14:paraId="583DEA09" w14:textId="77777777" w:rsidR="00702399" w:rsidRPr="00734C3D" w:rsidRDefault="00702399" w:rsidP="00927A39">
                            <w:pPr>
                              <w:pStyle w:val="ACLRulerLeft"/>
                            </w:pPr>
                          </w:p>
                          <w:p w14:paraId="5A484C7C" w14:textId="77777777" w:rsidR="00702399" w:rsidRPr="00734C3D" w:rsidRDefault="00702399" w:rsidP="00927A39">
                            <w:pPr>
                              <w:pStyle w:val="ACLRulerLeft"/>
                            </w:pPr>
                          </w:p>
                          <w:p w14:paraId="22AB1C7F" w14:textId="77777777" w:rsidR="00702399" w:rsidRPr="00734C3D" w:rsidRDefault="00702399" w:rsidP="00927A39">
                            <w:pPr>
                              <w:pStyle w:val="ACLRulerLeft"/>
                            </w:pPr>
                          </w:p>
                          <w:p w14:paraId="1970F9BF" w14:textId="77777777" w:rsidR="00702399" w:rsidRPr="00734C3D" w:rsidRDefault="00702399" w:rsidP="00927A39">
                            <w:pPr>
                              <w:pStyle w:val="ACLRulerLeft"/>
                            </w:pPr>
                          </w:p>
                          <w:p w14:paraId="1E29E46A" w14:textId="77777777" w:rsidR="00702399" w:rsidRPr="00734C3D" w:rsidRDefault="00702399" w:rsidP="00927A39">
                            <w:pPr>
                              <w:pStyle w:val="ACLRulerLeft"/>
                            </w:pPr>
                          </w:p>
                          <w:p w14:paraId="482C69AF" w14:textId="77777777" w:rsidR="00702399" w:rsidRPr="00734C3D" w:rsidRDefault="00702399" w:rsidP="00927A39">
                            <w:pPr>
                              <w:pStyle w:val="ACLRulerLeft"/>
                            </w:pPr>
                          </w:p>
                        </w:txbxContent>
                      </v:textbox>
                      <w10:wrap anchorx="margin" anchory="margin"/>
                    </v:shape>
                  </w:pict>
                </mc:Fallback>
              </mc:AlternateContent>
            </w:r>
            <w:r>
              <w:t>Supervised and Unsupervised learning approaches for Authorship Identification</w:t>
            </w:r>
          </w:p>
          <w:p w14:paraId="1E448192" w14:textId="77777777" w:rsidR="00927A39" w:rsidRPr="000501E5" w:rsidRDefault="00927A39" w:rsidP="00927A39">
            <w:pPr>
              <w:autoSpaceDE w:val="0"/>
              <w:autoSpaceDN w:val="0"/>
              <w:adjustRightInd w:val="0"/>
              <w:jc w:val="center"/>
              <w:rPr>
                <w:b/>
                <w:kern w:val="16"/>
                <w:sz w:val="24"/>
                <w:szCs w:val="24"/>
                <w:lang w:eastAsia="tr-TR"/>
              </w:rPr>
            </w:pPr>
            <w:r w:rsidRPr="000501E5">
              <w:rPr>
                <w:noProof/>
                <w:sz w:val="24"/>
                <w:szCs w:val="24"/>
                <w:lang w:eastAsia="en-US" w:bidi="he-IL"/>
              </w:rPr>
              <mc:AlternateContent>
                <mc:Choice Requires="wps">
                  <w:drawing>
                    <wp:anchor distT="0" distB="0" distL="114300" distR="114300" simplePos="0" relativeHeight="251658249" behindDoc="0" locked="0" layoutInCell="1" allowOverlap="1" wp14:anchorId="052AF983" wp14:editId="5CB2D1A2">
                      <wp:simplePos x="0" y="0"/>
                      <wp:positionH relativeFrom="column">
                        <wp:posOffset>6955790</wp:posOffset>
                      </wp:positionH>
                      <wp:positionV relativeFrom="paragraph">
                        <wp:posOffset>36830</wp:posOffset>
                      </wp:positionV>
                      <wp:extent cx="356235" cy="8338820"/>
                      <wp:effectExtent l="0" t="0" r="0" b="0"/>
                      <wp:wrapNone/>
                      <wp:docPr id="63568" name="Text Box 63568"/>
                      <wp:cNvGraphicFramePr/>
                      <a:graphic xmlns:a="http://schemas.openxmlformats.org/drawingml/2006/main">
                        <a:graphicData uri="http://schemas.microsoft.com/office/word/2010/wordprocessingShape">
                          <wps:wsp>
                            <wps:cNvSpPr txBox="1"/>
                            <wps:spPr>
                              <a:xfrm>
                                <a:off x="0" y="0"/>
                                <a:ext cx="356235" cy="83388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0DD282C" w14:textId="77777777" w:rsidR="00702399" w:rsidRPr="00734C3D" w:rsidRDefault="00702399" w:rsidP="00927A39">
                                  <w:pPr>
                                    <w:pStyle w:val="ACLRulerLeft"/>
                                  </w:pPr>
                                </w:p>
                                <w:p w14:paraId="0F5AECCA" w14:textId="77777777" w:rsidR="00702399" w:rsidRDefault="00702399" w:rsidP="00927A39">
                                  <w:pPr>
                                    <w:pStyle w:val="ACLRulerLeft"/>
                                  </w:pPr>
                                </w:p>
                                <w:p w14:paraId="620C46CF" w14:textId="77777777" w:rsidR="00702399" w:rsidRDefault="00702399"/>
                                <w:p w14:paraId="3C1381AE" w14:textId="77777777" w:rsidR="00702399" w:rsidRPr="00F7302F" w:rsidRDefault="00702399" w:rsidP="00C945D2">
                                  <w:pPr>
                                    <w:pStyle w:val="ACLRulerLeft"/>
                                    <w:ind w:left="0"/>
                                    <w:rPr>
                                      <w:color w:val="A9A9A9"/>
                                    </w:rPr>
                                  </w:pPr>
                                </w:p>
                                <w:p w14:paraId="42AB6755" w14:textId="77777777" w:rsidR="00702399" w:rsidRDefault="00702399"/>
                                <w:p w14:paraId="6E1A01B3" w14:textId="77777777" w:rsidR="00702399" w:rsidRPr="00F7302F" w:rsidRDefault="00702399" w:rsidP="006F7CB0">
                                  <w:pPr>
                                    <w:pStyle w:val="ACLRulerLeft"/>
                                    <w:rPr>
                                      <w:color w:val="A9A9A9"/>
                                    </w:rPr>
                                  </w:pPr>
                                </w:p>
                                <w:p w14:paraId="6A2A6B0C" w14:textId="77777777" w:rsidR="00702399" w:rsidRPr="00F7302F" w:rsidRDefault="00702399" w:rsidP="007E3300">
                                  <w:pPr>
                                    <w:pStyle w:val="ACLRulerLeft"/>
                                    <w:ind w:left="0"/>
                                    <w:rPr>
                                      <w:color w:val="A9A9A9"/>
                                    </w:rPr>
                                  </w:pPr>
                                </w:p>
                                <w:p w14:paraId="26042BC7" w14:textId="77777777" w:rsidR="00702399" w:rsidRDefault="00702399"/>
                                <w:p w14:paraId="56FD3044" w14:textId="77777777" w:rsidR="00702399" w:rsidRPr="00F7302F" w:rsidRDefault="00702399" w:rsidP="007E3300">
                                  <w:pPr>
                                    <w:pStyle w:val="ACLRulerLeft"/>
                                    <w:ind w:left="0"/>
                                    <w:rPr>
                                      <w:color w:val="A9A9A9"/>
                                    </w:rPr>
                                  </w:pPr>
                                </w:p>
                                <w:p w14:paraId="4DACB0BA" w14:textId="77777777" w:rsidR="00702399" w:rsidRDefault="0070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AF983" id="Text Box 63568" o:spid="_x0000_s1027" type="#_x0000_t202" style="position:absolute;left:0;text-align:left;margin-left:547.7pt;margin-top:2.9pt;width:28.05pt;height:656.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" filled="f" stroked="f">
                      <v:textbox>
                        <w:txbxContent>
                          <w:p w14:paraId="10DD282C" w14:textId="77777777" w:rsidR="00702399" w:rsidRPr="00734C3D" w:rsidRDefault="00702399" w:rsidP="00927A39">
                            <w:pPr>
                              <w:pStyle w:val="ACLRulerLeft"/>
                            </w:pPr>
                          </w:p>
                          <w:p w14:paraId="0F5AECCA" w14:textId="77777777" w:rsidR="00702399" w:rsidRDefault="00702399" w:rsidP="00927A39">
                            <w:pPr>
                              <w:pStyle w:val="ACLRulerLeft"/>
                            </w:pPr>
                          </w:p>
                          <w:p w14:paraId="620C46CF" w14:textId="77777777" w:rsidR="00702399" w:rsidRDefault="00702399"/>
                          <w:p w14:paraId="3C1381AE" w14:textId="77777777" w:rsidR="00702399" w:rsidRPr="00F7302F" w:rsidRDefault="00702399" w:rsidP="00C945D2">
                            <w:pPr>
                              <w:pStyle w:val="ACLRulerLeft"/>
                              <w:ind w:left="0"/>
                              <w:rPr>
                                <w:color w:val="A9A9A9"/>
                              </w:rPr>
                            </w:pPr>
                          </w:p>
                          <w:p w14:paraId="42AB6755" w14:textId="77777777" w:rsidR="00702399" w:rsidRDefault="00702399"/>
                          <w:p w14:paraId="6E1A01B3" w14:textId="77777777" w:rsidR="00702399" w:rsidRPr="00F7302F" w:rsidRDefault="00702399" w:rsidP="006F7CB0">
                            <w:pPr>
                              <w:pStyle w:val="ACLRulerLeft"/>
                              <w:rPr>
                                <w:color w:val="A9A9A9"/>
                              </w:rPr>
                            </w:pPr>
                          </w:p>
                          <w:p w14:paraId="6A2A6B0C" w14:textId="77777777" w:rsidR="00702399" w:rsidRPr="00F7302F" w:rsidRDefault="00702399" w:rsidP="007E3300">
                            <w:pPr>
                              <w:pStyle w:val="ACLRulerLeft"/>
                              <w:ind w:left="0"/>
                              <w:rPr>
                                <w:color w:val="A9A9A9"/>
                              </w:rPr>
                            </w:pPr>
                          </w:p>
                          <w:p w14:paraId="26042BC7" w14:textId="77777777" w:rsidR="00702399" w:rsidRDefault="00702399"/>
                          <w:p w14:paraId="56FD3044" w14:textId="77777777" w:rsidR="00702399" w:rsidRPr="00F7302F" w:rsidRDefault="00702399" w:rsidP="007E3300">
                            <w:pPr>
                              <w:pStyle w:val="ACLRulerLeft"/>
                              <w:ind w:left="0"/>
                              <w:rPr>
                                <w:color w:val="A9A9A9"/>
                              </w:rPr>
                            </w:pPr>
                          </w:p>
                          <w:p w14:paraId="4DACB0BA" w14:textId="77777777" w:rsidR="00702399" w:rsidRDefault="00702399"/>
                        </w:txbxContent>
                      </v:textbox>
                    </v:shape>
                  </w:pict>
                </mc:Fallback>
              </mc:AlternateContent>
            </w:r>
          </w:p>
        </w:tc>
      </w:tr>
      <w:tr w:rsidR="00927A39" w:rsidRPr="001279F2" w14:paraId="5D3542F9" w14:textId="77777777" w:rsidTr="005E072E">
        <w:trPr>
          <w:trHeight w:val="236"/>
          <w:jc w:val="center"/>
        </w:trPr>
        <w:tc>
          <w:tcPr>
            <w:tcW w:w="9153" w:type="dxa"/>
          </w:tcPr>
          <w:p w14:paraId="2EABC6C1" w14:textId="77777777" w:rsidR="00927A39" w:rsidRPr="000501E5" w:rsidRDefault="00927A39" w:rsidP="00927A39">
            <w:pPr>
              <w:pStyle w:val="ACLAuthor"/>
              <w:spacing w:line="240" w:lineRule="auto"/>
              <w:rPr>
                <w:szCs w:val="24"/>
              </w:rPr>
            </w:pPr>
          </w:p>
          <w:p w14:paraId="0EF4B7A1" w14:textId="77777777" w:rsidR="00927A39" w:rsidRPr="000501E5" w:rsidRDefault="00927A39" w:rsidP="00927A39">
            <w:pPr>
              <w:pStyle w:val="ACLAuthor"/>
              <w:spacing w:line="240" w:lineRule="auto"/>
              <w:rPr>
                <w:szCs w:val="24"/>
              </w:rPr>
            </w:pPr>
            <w:r>
              <w:t xml:space="preserve">Tom </w:t>
            </w:r>
            <w:proofErr w:type="spellStart"/>
            <w:r>
              <w:t>Vaingart</w:t>
            </w:r>
            <w:proofErr w:type="spellEnd"/>
            <w:r>
              <w:t xml:space="preserve"> and Ayala Shaubi-Mann</w:t>
            </w:r>
          </w:p>
        </w:tc>
      </w:tr>
      <w:tr w:rsidR="00927A39" w:rsidRPr="00C15082" w14:paraId="3142B94D" w14:textId="77777777" w:rsidTr="005E072E">
        <w:trPr>
          <w:trHeight w:val="236"/>
          <w:jc w:val="center"/>
        </w:trPr>
        <w:tc>
          <w:tcPr>
            <w:tcW w:w="9153" w:type="dxa"/>
          </w:tcPr>
          <w:p w14:paraId="5F574018" w14:textId="77777777" w:rsidR="00927A39" w:rsidRPr="00111988" w:rsidRDefault="00927A39" w:rsidP="00927A39">
            <w:pPr>
              <w:autoSpaceDE w:val="0"/>
              <w:autoSpaceDN w:val="0"/>
              <w:adjustRightInd w:val="0"/>
              <w:jc w:val="center"/>
              <w:rPr>
                <w:kern w:val="16"/>
                <w:sz w:val="24"/>
                <w:szCs w:val="24"/>
                <w:lang w:eastAsia="tr-TR"/>
              </w:rPr>
            </w:pPr>
          </w:p>
        </w:tc>
      </w:tr>
      <w:tr w:rsidR="00927A39" w:rsidRPr="00C15082" w14:paraId="09788C51" w14:textId="77777777" w:rsidTr="005E072E">
        <w:trPr>
          <w:trHeight w:val="236"/>
          <w:jc w:val="center"/>
        </w:trPr>
        <w:tc>
          <w:tcPr>
            <w:tcW w:w="9153" w:type="dxa"/>
          </w:tcPr>
          <w:p w14:paraId="67CB9DFB" w14:textId="77777777" w:rsidR="00927A39" w:rsidRPr="00111988" w:rsidRDefault="00927A39" w:rsidP="00927A39">
            <w:pPr>
              <w:autoSpaceDE w:val="0"/>
              <w:autoSpaceDN w:val="0"/>
              <w:adjustRightInd w:val="0"/>
              <w:jc w:val="center"/>
              <w:rPr>
                <w:kern w:val="16"/>
                <w:sz w:val="24"/>
                <w:szCs w:val="24"/>
                <w:lang w:eastAsia="tr-TR" w:bidi="he-IL"/>
              </w:rPr>
            </w:pPr>
          </w:p>
        </w:tc>
      </w:tr>
    </w:tbl>
    <w:p w14:paraId="24D7ED0A" w14:textId="77777777" w:rsidR="00927A39" w:rsidRDefault="00927A39" w:rsidP="005E072E">
      <w:pPr>
        <w:pStyle w:val="ACLAbstractHeading"/>
        <w:jc w:val="left"/>
        <w:sectPr w:rsidR="00927A39" w:rsidSect="00927A39">
          <w:headerReference w:type="default" r:id="rId8"/>
          <w:footerReference w:type="even" r:id="rId9"/>
          <w:footerReference w:type="default" r:id="rId10"/>
          <w:pgSz w:w="11894" w:h="16819" w:code="1"/>
          <w:pgMar w:top="1411" w:right="1411" w:bottom="1411" w:left="1411" w:header="432" w:footer="576" w:gutter="0"/>
          <w:cols w:space="346"/>
          <w:vAlign w:val="center"/>
          <w:docGrid w:linePitch="272"/>
        </w:sectPr>
      </w:pPr>
    </w:p>
    <w:p w14:paraId="2CA73F83" w14:textId="4A186B27" w:rsidR="00DE65A5" w:rsidRPr="00BE4D9A" w:rsidRDefault="00DE65A5" w:rsidP="005E072E">
      <w:pPr>
        <w:pStyle w:val="ACLAbstractHeading"/>
      </w:pPr>
      <w:r w:rsidRPr="00355AC5">
        <w:t>Abstract</w:t>
      </w:r>
    </w:p>
    <w:p w14:paraId="75BB54BD" w14:textId="6D11B96B" w:rsidR="00743173" w:rsidRPr="001D0CB4" w:rsidRDefault="00743173" w:rsidP="00BC0FFA">
      <w:pPr>
        <w:pStyle w:val="NormalWeb"/>
        <w:spacing w:before="0" w:beforeAutospacing="0" w:after="0" w:afterAutospacing="0"/>
        <w:ind w:left="403" w:right="590"/>
        <w:rPr>
          <w:rFonts w:eastAsia="MS Mincho"/>
          <w:spacing w:val="-2"/>
          <w:kern w:val="16"/>
          <w:sz w:val="22"/>
          <w:szCs w:val="22"/>
          <w:lang w:eastAsia="de-DE"/>
        </w:rPr>
      </w:pPr>
      <w:r w:rsidRPr="001D0CB4">
        <w:rPr>
          <w:rFonts w:eastAsia="MS Mincho"/>
          <w:spacing w:val="-2"/>
          <w:kern w:val="16"/>
          <w:sz w:val="22"/>
          <w:szCs w:val="22"/>
          <w:lang w:eastAsia="de-DE"/>
        </w:rPr>
        <w:t xml:space="preserve">This document contains a detailed report referring to the work performed as part of final project in course “introduction to NLP”, 22933, </w:t>
      </w:r>
      <w:r w:rsidR="00906D43" w:rsidRPr="001D0CB4">
        <w:rPr>
          <w:rFonts w:eastAsia="MS Mincho"/>
          <w:spacing w:val="-2"/>
          <w:kern w:val="16"/>
          <w:sz w:val="22"/>
          <w:szCs w:val="22"/>
          <w:lang w:eastAsia="de-DE"/>
        </w:rPr>
        <w:t>Open University</w:t>
      </w:r>
      <w:r w:rsidRPr="001D0CB4">
        <w:rPr>
          <w:rFonts w:eastAsia="MS Mincho"/>
          <w:spacing w:val="-2"/>
          <w:kern w:val="16"/>
          <w:sz w:val="22"/>
          <w:szCs w:val="22"/>
          <w:lang w:eastAsia="de-DE"/>
        </w:rPr>
        <w:t>, Israel.</w:t>
      </w:r>
    </w:p>
    <w:p w14:paraId="2EAECACD" w14:textId="7256B52E" w:rsidR="00743173" w:rsidRPr="001D0CB4" w:rsidRDefault="00743173" w:rsidP="00BC0FFA">
      <w:pPr>
        <w:pStyle w:val="NormalWeb"/>
        <w:spacing w:before="0" w:beforeAutospacing="0" w:after="0" w:afterAutospacing="0"/>
        <w:ind w:left="403" w:right="590"/>
        <w:rPr>
          <w:rFonts w:eastAsia="MS Mincho"/>
          <w:spacing w:val="-2"/>
          <w:kern w:val="16"/>
          <w:sz w:val="22"/>
          <w:szCs w:val="22"/>
          <w:lang w:eastAsia="de-DE"/>
        </w:rPr>
      </w:pPr>
      <w:r w:rsidRPr="001D0CB4">
        <w:rPr>
          <w:rFonts w:eastAsia="MS Mincho"/>
          <w:spacing w:val="-2"/>
          <w:kern w:val="16"/>
          <w:sz w:val="22"/>
          <w:szCs w:val="22"/>
          <w:lang w:eastAsia="de-DE"/>
        </w:rPr>
        <w:t xml:space="preserve">Author identification is a research area that used for determining which author wrote a text based content while trying to make use of the data contained only inside the text </w:t>
      </w:r>
      <w:r w:rsidR="00E522D4" w:rsidRPr="001D0CB4">
        <w:rPr>
          <w:rFonts w:eastAsia="MS Mincho"/>
          <w:spacing w:val="-2"/>
          <w:kern w:val="16"/>
          <w:sz w:val="22"/>
          <w:szCs w:val="22"/>
          <w:lang w:eastAsia="de-DE"/>
        </w:rPr>
        <w:t>itself</w:t>
      </w:r>
      <w:r w:rsidRPr="001D0CB4">
        <w:rPr>
          <w:rFonts w:eastAsia="MS Mincho"/>
          <w:spacing w:val="-2"/>
          <w:kern w:val="16"/>
          <w:sz w:val="22"/>
          <w:szCs w:val="22"/>
          <w:lang w:eastAsia="de-DE"/>
        </w:rPr>
        <w:t xml:space="preserve">. </w:t>
      </w:r>
    </w:p>
    <w:p w14:paraId="59E6A7A4" w14:textId="62B579FA" w:rsidR="00743173" w:rsidRPr="001D0CB4" w:rsidRDefault="00743173" w:rsidP="00212715">
      <w:pPr>
        <w:pStyle w:val="NormalWeb"/>
        <w:spacing w:before="0" w:beforeAutospacing="0" w:after="0" w:afterAutospacing="0"/>
        <w:ind w:left="403" w:right="590"/>
        <w:rPr>
          <w:rFonts w:eastAsia="MS Mincho"/>
          <w:spacing w:val="-2"/>
          <w:kern w:val="16"/>
          <w:sz w:val="22"/>
          <w:szCs w:val="22"/>
          <w:lang w:eastAsia="de-DE"/>
        </w:rPr>
      </w:pPr>
      <w:r w:rsidRPr="001D0CB4">
        <w:rPr>
          <w:rFonts w:eastAsia="MS Mincho"/>
          <w:spacing w:val="-2"/>
          <w:kern w:val="16"/>
          <w:sz w:val="22"/>
          <w:szCs w:val="22"/>
          <w:lang w:eastAsia="de-DE"/>
        </w:rPr>
        <w:t xml:space="preserve">In this report, we propose a supervised </w:t>
      </w:r>
      <w:r w:rsidR="00421B3D" w:rsidRPr="001D0CB4">
        <w:rPr>
          <w:rFonts w:eastAsia="MS Mincho"/>
          <w:spacing w:val="-2"/>
          <w:kern w:val="16"/>
          <w:sz w:val="22"/>
          <w:szCs w:val="22"/>
          <w:lang w:eastAsia="de-DE"/>
        </w:rPr>
        <w:t xml:space="preserve">and </w:t>
      </w:r>
      <w:r w:rsidRPr="001D0CB4">
        <w:rPr>
          <w:rFonts w:eastAsia="MS Mincho"/>
          <w:spacing w:val="-2"/>
          <w:kern w:val="16"/>
          <w:sz w:val="22"/>
          <w:szCs w:val="22"/>
          <w:lang w:eastAsia="de-DE"/>
        </w:rPr>
        <w:t>unsupervised approach for selecting the most probable author, or cluster</w:t>
      </w:r>
      <w:r w:rsidR="00753037">
        <w:rPr>
          <w:rFonts w:eastAsia="MS Mincho"/>
          <w:spacing w:val="-2"/>
          <w:kern w:val="16"/>
          <w:sz w:val="22"/>
          <w:szCs w:val="22"/>
          <w:lang w:eastAsia="de-DE"/>
        </w:rPr>
        <w:t>,</w:t>
      </w:r>
      <w:r w:rsidRPr="001D0CB4">
        <w:rPr>
          <w:rFonts w:eastAsia="MS Mincho"/>
          <w:spacing w:val="-2"/>
          <w:kern w:val="16"/>
          <w:sz w:val="22"/>
          <w:szCs w:val="22"/>
          <w:lang w:eastAsia="de-DE"/>
        </w:rPr>
        <w:t xml:space="preserve"> </w:t>
      </w:r>
      <w:r w:rsidR="00212715">
        <w:rPr>
          <w:rFonts w:eastAsia="MS Mincho"/>
          <w:spacing w:val="-2"/>
          <w:kern w:val="16"/>
          <w:sz w:val="22"/>
          <w:szCs w:val="22"/>
          <w:lang w:eastAsia="de-DE"/>
        </w:rPr>
        <w:t xml:space="preserve">while </w:t>
      </w:r>
      <w:r w:rsidRPr="001D0CB4">
        <w:rPr>
          <w:rFonts w:eastAsia="MS Mincho"/>
          <w:spacing w:val="-2"/>
          <w:kern w:val="16"/>
          <w:sz w:val="22"/>
          <w:szCs w:val="22"/>
          <w:lang w:eastAsia="de-DE"/>
        </w:rPr>
        <w:t xml:space="preserve">using </w:t>
      </w:r>
      <w:r w:rsidR="00212715" w:rsidRPr="001D0CB4">
        <w:rPr>
          <w:rFonts w:eastAsia="MS Mincho"/>
          <w:spacing w:val="-2"/>
          <w:kern w:val="16"/>
          <w:sz w:val="22"/>
          <w:szCs w:val="22"/>
          <w:lang w:eastAsia="de-DE"/>
        </w:rPr>
        <w:t>a subset of the new Reuters corpus, consisting texts documents of</w:t>
      </w:r>
      <w:r w:rsidR="00212715">
        <w:rPr>
          <w:rFonts w:eastAsia="MS Mincho"/>
          <w:spacing w:val="-2"/>
          <w:kern w:val="16"/>
          <w:sz w:val="22"/>
          <w:szCs w:val="22"/>
          <w:lang w:eastAsia="de-DE"/>
        </w:rPr>
        <w:t xml:space="preserve"> 50 different authors</w:t>
      </w:r>
      <w:r w:rsidR="00212715" w:rsidRPr="001D0CB4">
        <w:rPr>
          <w:rFonts w:eastAsia="MS Mincho"/>
          <w:spacing w:val="-2"/>
          <w:kern w:val="16"/>
          <w:sz w:val="22"/>
          <w:szCs w:val="22"/>
          <w:lang w:eastAsia="de-DE"/>
        </w:rPr>
        <w:t xml:space="preserve"> </w:t>
      </w:r>
      <w:r w:rsidR="00212715">
        <w:rPr>
          <w:rFonts w:eastAsia="MS Mincho"/>
          <w:spacing w:val="-2"/>
          <w:kern w:val="16"/>
          <w:sz w:val="22"/>
          <w:szCs w:val="22"/>
          <w:lang w:eastAsia="de-DE"/>
        </w:rPr>
        <w:t xml:space="preserve">and implementing </w:t>
      </w:r>
      <w:r w:rsidRPr="001D0CB4">
        <w:rPr>
          <w:rFonts w:eastAsia="MS Mincho"/>
          <w:spacing w:val="-2"/>
          <w:kern w:val="16"/>
          <w:sz w:val="22"/>
          <w:szCs w:val="22"/>
          <w:lang w:eastAsia="de-DE"/>
        </w:rPr>
        <w:t>technics learned as part of the course</w:t>
      </w:r>
      <w:r w:rsidR="00CE755F">
        <w:rPr>
          <w:rFonts w:eastAsia="MS Mincho"/>
          <w:spacing w:val="-2"/>
          <w:kern w:val="16"/>
          <w:sz w:val="22"/>
          <w:szCs w:val="22"/>
          <w:lang w:eastAsia="de-DE"/>
        </w:rPr>
        <w:t>.</w:t>
      </w:r>
    </w:p>
    <w:p w14:paraId="03939787" w14:textId="41EA628E" w:rsidR="00980A87" w:rsidRPr="00980A87" w:rsidRDefault="00743173" w:rsidP="00BC0FFA">
      <w:pPr>
        <w:pStyle w:val="ACLSection"/>
        <w:tabs>
          <w:tab w:val="clear" w:pos="397"/>
          <w:tab w:val="num" w:pos="-323"/>
        </w:tabs>
        <w:spacing w:line="252" w:lineRule="auto"/>
      </w:pPr>
      <w:r w:rsidRPr="00C15082">
        <w:t>Introduction</w:t>
      </w:r>
    </w:p>
    <w:p w14:paraId="36699E5C" w14:textId="462408E2" w:rsidR="00743173" w:rsidRPr="00743173" w:rsidRDefault="00743173" w:rsidP="001E6706">
      <w:pPr>
        <w:rPr>
          <w:spacing w:val="-2"/>
          <w:kern w:val="16"/>
          <w:szCs w:val="22"/>
        </w:rPr>
      </w:pPr>
      <w:r w:rsidRPr="45A2DB79">
        <w:rPr>
          <w:spacing w:val="-2"/>
          <w:kern w:val="16"/>
        </w:rPr>
        <w:t>“Any manually generated material will inevitably reflect some characteristics of the person who authored it, and these characteristics may be enough to determine whether two pieces of content were produced by the same person”</w:t>
      </w:r>
      <w:r w:rsidRPr="45A2DB79">
        <w:t xml:space="preserve"> </w:t>
      </w:r>
      <w:r w:rsidR="00AA0DEC">
        <w:rPr>
          <w:spacing w:val="-2"/>
          <w:kern w:val="16"/>
        </w:rPr>
        <w:t>(Narayanan et al.,2012)</w:t>
      </w:r>
      <w:r w:rsidRPr="1FF3F54F">
        <w:t>.</w:t>
      </w:r>
    </w:p>
    <w:p w14:paraId="576739A7" w14:textId="77777777" w:rsidR="009D74D6" w:rsidRDefault="00743173" w:rsidP="00980A87">
      <w:pPr>
        <w:rPr>
          <w:spacing w:val="-2"/>
          <w:kern w:val="16"/>
        </w:rPr>
      </w:pPr>
      <w:r w:rsidRPr="45A2DB79">
        <w:rPr>
          <w:spacing w:val="-2"/>
          <w:kern w:val="16"/>
        </w:rPr>
        <w:t xml:space="preserve">In recent years, the attention to authorship analysis has increased in the framework of practical applications, for many </w:t>
      </w:r>
      <w:r w:rsidR="002D5188">
        <w:rPr>
          <w:spacing w:val="-2"/>
          <w:kern w:val="16"/>
        </w:rPr>
        <w:t xml:space="preserve">purposes </w:t>
      </w:r>
      <w:r w:rsidRPr="45A2DB79">
        <w:rPr>
          <w:spacing w:val="-2"/>
          <w:kern w:val="16"/>
        </w:rPr>
        <w:t xml:space="preserve">, such as verifying the authorship of emails, find anomalies in users messages, etc. </w:t>
      </w:r>
      <w:r w:rsidR="00372669">
        <w:rPr>
          <w:spacing w:val="-2"/>
          <w:kern w:val="16"/>
        </w:rPr>
        <w:t xml:space="preserve">(de </w:t>
      </w:r>
      <w:proofErr w:type="spellStart"/>
      <w:r w:rsidR="00372669">
        <w:rPr>
          <w:spacing w:val="-2"/>
          <w:kern w:val="16"/>
        </w:rPr>
        <w:t>Vel</w:t>
      </w:r>
      <w:proofErr w:type="spellEnd"/>
      <w:r w:rsidR="00372669">
        <w:rPr>
          <w:spacing w:val="-2"/>
          <w:kern w:val="16"/>
        </w:rPr>
        <w:t xml:space="preserve"> at el. 2001 ; </w:t>
      </w:r>
      <w:proofErr w:type="spellStart"/>
      <w:r w:rsidR="00372669">
        <w:rPr>
          <w:spacing w:val="-2"/>
          <w:kern w:val="16"/>
        </w:rPr>
        <w:t>Abbasi</w:t>
      </w:r>
      <w:proofErr w:type="spellEnd"/>
      <w:r w:rsidR="00372669">
        <w:rPr>
          <w:spacing w:val="-2"/>
          <w:kern w:val="16"/>
        </w:rPr>
        <w:t xml:space="preserve"> and Chen, 20015)</w:t>
      </w:r>
      <w:r w:rsidRPr="1FF3F54F">
        <w:t xml:space="preserve">. </w:t>
      </w:r>
    </w:p>
    <w:p w14:paraId="3BFB6B45" w14:textId="0311A803" w:rsidR="00743173" w:rsidRPr="00743173" w:rsidRDefault="00743173" w:rsidP="00980A87">
      <w:pPr>
        <w:rPr>
          <w:spacing w:val="-2"/>
          <w:kern w:val="16"/>
          <w:szCs w:val="22"/>
        </w:rPr>
      </w:pPr>
      <w:r w:rsidRPr="45A2DB79">
        <w:rPr>
          <w:spacing w:val="-2"/>
          <w:kern w:val="16"/>
        </w:rPr>
        <w:t xml:space="preserve">Authorship identification </w:t>
      </w:r>
      <w:r w:rsidR="00500C4B">
        <w:rPr>
          <w:spacing w:val="-2"/>
          <w:kern w:val="16"/>
        </w:rPr>
        <w:t xml:space="preserve">generally referring to a </w:t>
      </w:r>
      <w:r w:rsidRPr="45A2DB79">
        <w:rPr>
          <w:spacing w:val="-2"/>
          <w:kern w:val="16"/>
        </w:rPr>
        <w:t>task of predicting the most likely author of a text given a predefined set of candidate authors and a number of text samples per author</w:t>
      </w:r>
      <w:r w:rsidRPr="45A2DB79">
        <w:t xml:space="preserve"> </w:t>
      </w:r>
      <w:r w:rsidR="00AA0DEC">
        <w:rPr>
          <w:spacing w:val="-2"/>
          <w:kern w:val="16"/>
        </w:rPr>
        <w:t>(</w:t>
      </w:r>
      <w:proofErr w:type="spellStart"/>
      <w:r w:rsidR="00AA0DEC">
        <w:rPr>
          <w:spacing w:val="-2"/>
          <w:kern w:val="16"/>
        </w:rPr>
        <w:t>Houvardas</w:t>
      </w:r>
      <w:proofErr w:type="spellEnd"/>
      <w:r w:rsidR="00AA0DEC">
        <w:rPr>
          <w:spacing w:val="-2"/>
          <w:kern w:val="16"/>
        </w:rPr>
        <w:t xml:space="preserve"> and </w:t>
      </w:r>
      <w:proofErr w:type="spellStart"/>
      <w:r w:rsidR="00AA0DEC">
        <w:rPr>
          <w:spacing w:val="-2"/>
          <w:kern w:val="16"/>
        </w:rPr>
        <w:t>Stamatatos</w:t>
      </w:r>
      <w:proofErr w:type="spellEnd"/>
      <w:r w:rsidR="00AA0DEC">
        <w:rPr>
          <w:spacing w:val="-2"/>
          <w:kern w:val="16"/>
        </w:rPr>
        <w:t>, 2006)</w:t>
      </w:r>
      <w:r w:rsidRPr="1FF3F54F">
        <w:t>.</w:t>
      </w:r>
    </w:p>
    <w:p w14:paraId="374F0D35" w14:textId="1359E6C7" w:rsidR="00743173" w:rsidRPr="00743173" w:rsidRDefault="00743173" w:rsidP="00980A87">
      <w:pPr>
        <w:rPr>
          <w:spacing w:val="-2"/>
          <w:kern w:val="16"/>
          <w:szCs w:val="22"/>
        </w:rPr>
      </w:pPr>
      <w:r w:rsidRPr="45A2DB79">
        <w:rPr>
          <w:spacing w:val="-2"/>
          <w:kern w:val="16"/>
        </w:rPr>
        <w:t>One major subtask of the authorship identification problem is the extraction of the most appropriate features for representing the style of an author. Holmes</w:t>
      </w:r>
      <w:r w:rsidR="00AA0DEC">
        <w:rPr>
          <w:spacing w:val="-2"/>
          <w:kern w:val="16"/>
        </w:rPr>
        <w:t xml:space="preserve"> (1998)</w:t>
      </w:r>
      <w:r w:rsidRPr="45A2DB79">
        <w:rPr>
          <w:spacing w:val="-2"/>
          <w:kern w:val="16"/>
        </w:rPr>
        <w:t xml:space="preserve">, provided some concrete examples </w:t>
      </w:r>
      <w:r w:rsidRPr="45A2DB79">
        <w:rPr>
          <w:spacing w:val="-2"/>
          <w:kern w:val="16"/>
        </w:rPr>
        <w:t>of manual</w:t>
      </w:r>
      <w:r w:rsidR="00CC3CAC">
        <w:rPr>
          <w:spacing w:val="-2"/>
          <w:kern w:val="16"/>
        </w:rPr>
        <w:t xml:space="preserve"> author recognition in the past,</w:t>
      </w:r>
      <w:r w:rsidRPr="45A2DB79">
        <w:rPr>
          <w:spacing w:val="-2"/>
          <w:kern w:val="16"/>
        </w:rPr>
        <w:t xml:space="preserve"> where now days, we seek to be able to automatically </w:t>
      </w:r>
      <w:r w:rsidR="00493688">
        <w:rPr>
          <w:spacing w:val="-2"/>
          <w:kern w:val="16"/>
        </w:rPr>
        <w:t>recognize</w:t>
      </w:r>
      <w:r w:rsidRPr="45A2DB79">
        <w:rPr>
          <w:spacing w:val="-2"/>
          <w:kern w:val="16"/>
        </w:rPr>
        <w:t xml:space="preserve"> </w:t>
      </w:r>
      <w:proofErr w:type="spellStart"/>
      <w:r w:rsidRPr="45A2DB79">
        <w:rPr>
          <w:spacing w:val="-2"/>
          <w:kern w:val="16"/>
        </w:rPr>
        <w:t>stylometry</w:t>
      </w:r>
      <w:proofErr w:type="spellEnd"/>
      <w:r w:rsidRPr="45A2DB79">
        <w:rPr>
          <w:spacing w:val="-2"/>
          <w:kern w:val="16"/>
        </w:rPr>
        <w:t xml:space="preserve"> </w:t>
      </w:r>
      <w:r w:rsidR="00493688">
        <w:rPr>
          <w:spacing w:val="-2"/>
          <w:kern w:val="16"/>
        </w:rPr>
        <w:t xml:space="preserve">features to be feuded </w:t>
      </w:r>
      <w:r w:rsidRPr="45A2DB79">
        <w:rPr>
          <w:spacing w:val="-2"/>
          <w:kern w:val="16"/>
        </w:rPr>
        <w:t>into machine learning models. This is a highly interdisciplinary as it takes advantage of machine learning, information retrieval, and natural language processing.</w:t>
      </w:r>
    </w:p>
    <w:p w14:paraId="6EBA8D9B" w14:textId="77777777" w:rsidR="00743173" w:rsidRPr="00743173" w:rsidRDefault="00743173" w:rsidP="005E072E">
      <w:pPr>
        <w:rPr>
          <w:spacing w:val="-2"/>
          <w:kern w:val="16"/>
          <w:szCs w:val="22"/>
        </w:rPr>
      </w:pPr>
    </w:p>
    <w:p w14:paraId="05D76DF8" w14:textId="38038277" w:rsidR="00743173" w:rsidRPr="00743173" w:rsidRDefault="00222460" w:rsidP="005E072E">
      <w:pPr>
        <w:rPr>
          <w:spacing w:val="-2"/>
          <w:kern w:val="16"/>
          <w:szCs w:val="22"/>
        </w:rPr>
      </w:pPr>
      <w:r>
        <w:rPr>
          <w:spacing w:val="-2"/>
          <w:kern w:val="16"/>
        </w:rPr>
        <w:t>T</w:t>
      </w:r>
      <w:r w:rsidR="00743173" w:rsidRPr="45A2DB79">
        <w:rPr>
          <w:spacing w:val="-2"/>
          <w:kern w:val="16"/>
        </w:rPr>
        <w:t>he problem becomes qualitatively more and more difficult as the number of authors increased and techniques from prior work fail. Accuracy results in related works are inversely proportional to the number of authors and the average length of a single text message.</w:t>
      </w:r>
    </w:p>
    <w:p w14:paraId="59AB39B1" w14:textId="6F1A052B" w:rsidR="00743173" w:rsidRPr="00743173" w:rsidRDefault="00743173" w:rsidP="005E072E">
      <w:pPr>
        <w:rPr>
          <w:spacing w:val="-2"/>
          <w:kern w:val="16"/>
          <w:szCs w:val="22"/>
        </w:rPr>
      </w:pPr>
      <w:r w:rsidRPr="45A2DB79">
        <w:rPr>
          <w:spacing w:val="-2"/>
          <w:kern w:val="16"/>
        </w:rPr>
        <w:t xml:space="preserve">When it comes to </w:t>
      </w:r>
      <w:r w:rsidR="009B6F78">
        <w:rPr>
          <w:spacing w:val="-2"/>
          <w:kern w:val="16"/>
        </w:rPr>
        <w:t>text-based</w:t>
      </w:r>
      <w:r w:rsidR="007E5693">
        <w:rPr>
          <w:spacing w:val="-2"/>
          <w:kern w:val="16"/>
        </w:rPr>
        <w:t xml:space="preserve"> news</w:t>
      </w:r>
      <w:r w:rsidRPr="1FF3F54F">
        <w:t xml:space="preserve">, </w:t>
      </w:r>
      <w:r w:rsidR="00AB6080">
        <w:rPr>
          <w:spacing w:val="-2"/>
          <w:kern w:val="16"/>
        </w:rPr>
        <w:t xml:space="preserve">and </w:t>
      </w:r>
      <w:r w:rsidRPr="45A2DB79">
        <w:rPr>
          <w:spacing w:val="-2"/>
          <w:kern w:val="16"/>
        </w:rPr>
        <w:t xml:space="preserve">dealing with </w:t>
      </w:r>
      <w:r w:rsidR="009B6F78">
        <w:rPr>
          <w:spacing w:val="-2"/>
          <w:kern w:val="16"/>
        </w:rPr>
        <w:t xml:space="preserve">numerous number </w:t>
      </w:r>
      <w:r w:rsidRPr="45A2DB79">
        <w:rPr>
          <w:spacing w:val="-2"/>
          <w:kern w:val="16"/>
        </w:rPr>
        <w:t xml:space="preserve">of authors, it might be more difficult to classify the texts into the different authors and the success of the task </w:t>
      </w:r>
      <w:r w:rsidR="009B6F78">
        <w:rPr>
          <w:spacing w:val="-2"/>
          <w:kern w:val="16"/>
        </w:rPr>
        <w:t xml:space="preserve">is highly dependent </w:t>
      </w:r>
      <w:r w:rsidRPr="45A2DB79">
        <w:rPr>
          <w:spacing w:val="-2"/>
          <w:kern w:val="16"/>
        </w:rPr>
        <w:t xml:space="preserve">on the </w:t>
      </w:r>
      <w:r w:rsidR="00D5215F">
        <w:rPr>
          <w:spacing w:val="-2"/>
          <w:kern w:val="16"/>
        </w:rPr>
        <w:t xml:space="preserve">quality and subset of the </w:t>
      </w:r>
      <w:r w:rsidRPr="45A2DB79">
        <w:rPr>
          <w:spacing w:val="-2"/>
          <w:kern w:val="16"/>
        </w:rPr>
        <w:t xml:space="preserve">chosen features. </w:t>
      </w:r>
    </w:p>
    <w:p w14:paraId="18D1100C" w14:textId="77777777" w:rsidR="00743173" w:rsidRPr="00743173" w:rsidRDefault="00743173" w:rsidP="005E072E">
      <w:pPr>
        <w:rPr>
          <w:spacing w:val="-2"/>
          <w:kern w:val="16"/>
          <w:szCs w:val="22"/>
        </w:rPr>
      </w:pPr>
    </w:p>
    <w:p w14:paraId="2761608C" w14:textId="77777777" w:rsidR="00743173" w:rsidRPr="00743173" w:rsidRDefault="00743173" w:rsidP="005E072E">
      <w:pPr>
        <w:rPr>
          <w:spacing w:val="-2"/>
          <w:kern w:val="16"/>
          <w:szCs w:val="22"/>
        </w:rPr>
      </w:pPr>
      <w:r w:rsidRPr="45A2DB79">
        <w:rPr>
          <w:spacing w:val="-2"/>
          <w:kern w:val="16"/>
        </w:rPr>
        <w:t>For learning, there are two high-level approaches to use:</w:t>
      </w:r>
    </w:p>
    <w:p w14:paraId="672D7783" w14:textId="0530B3D3" w:rsidR="00743173" w:rsidRPr="001E6706" w:rsidRDefault="00743173" w:rsidP="001E6706">
      <w:pPr>
        <w:pStyle w:val="ListParagraph"/>
        <w:numPr>
          <w:ilvl w:val="0"/>
          <w:numId w:val="33"/>
        </w:numPr>
        <w:textAlignment w:val="baseline"/>
        <w:rPr>
          <w:spacing w:val="-2"/>
          <w:kern w:val="16"/>
        </w:rPr>
      </w:pPr>
      <w:r w:rsidRPr="001E6706">
        <w:rPr>
          <w:spacing w:val="-2"/>
          <w:kern w:val="16"/>
        </w:rPr>
        <w:t>Supervised learning: require author-class labels for classification.</w:t>
      </w:r>
      <w:r w:rsidR="001E6706">
        <w:rPr>
          <w:spacing w:val="-2"/>
          <w:kern w:val="16"/>
        </w:rPr>
        <w:t xml:space="preserve"> </w:t>
      </w:r>
      <w:r w:rsidRPr="001E6706">
        <w:rPr>
          <w:spacing w:val="-2"/>
          <w:kern w:val="16"/>
        </w:rPr>
        <w:t xml:space="preserve">More specifically, in the training phase, the algorithm will </w:t>
      </w:r>
      <w:r w:rsidR="00EE50B5" w:rsidRPr="001E6706">
        <w:rPr>
          <w:spacing w:val="-2"/>
          <w:kern w:val="16"/>
        </w:rPr>
        <w:t>take</w:t>
      </w:r>
      <w:r w:rsidRPr="001E6706">
        <w:rPr>
          <w:spacing w:val="-2"/>
          <w:kern w:val="16"/>
        </w:rPr>
        <w:t xml:space="preserve"> both author text and label as an input.</w:t>
      </w:r>
    </w:p>
    <w:p w14:paraId="29C131B2" w14:textId="7F3E4532" w:rsidR="00743173" w:rsidRPr="001E6706" w:rsidRDefault="00743173" w:rsidP="001E6706">
      <w:pPr>
        <w:pStyle w:val="ListParagraph"/>
        <w:numPr>
          <w:ilvl w:val="0"/>
          <w:numId w:val="33"/>
        </w:numPr>
        <w:textAlignment w:val="baseline"/>
        <w:rPr>
          <w:spacing w:val="-2"/>
          <w:kern w:val="16"/>
        </w:rPr>
      </w:pPr>
      <w:r w:rsidRPr="001E6706">
        <w:rPr>
          <w:spacing w:val="-2"/>
          <w:kern w:val="16"/>
        </w:rPr>
        <w:t xml:space="preserve">Unsupervised learning:  make classification with no prior knowledge of author classes. </w:t>
      </w:r>
      <w:r w:rsidRPr="001E6706">
        <w:rPr>
          <w:spacing w:val="-2"/>
          <w:kern w:val="16"/>
          <w:szCs w:val="22"/>
        </w:rPr>
        <w:br/>
      </w:r>
      <w:r w:rsidR="002C08E7" w:rsidRPr="001E6706">
        <w:rPr>
          <w:spacing w:val="-2"/>
          <w:kern w:val="16"/>
        </w:rPr>
        <w:t>U</w:t>
      </w:r>
      <w:r w:rsidR="00EE50B5" w:rsidRPr="001E6706">
        <w:rPr>
          <w:spacing w:val="-2"/>
          <w:kern w:val="16"/>
        </w:rPr>
        <w:t xml:space="preserve">sually, </w:t>
      </w:r>
      <w:r w:rsidR="002C08E7" w:rsidRPr="001E6706">
        <w:rPr>
          <w:spacing w:val="-2"/>
          <w:kern w:val="16"/>
        </w:rPr>
        <w:t>e</w:t>
      </w:r>
      <w:r w:rsidRPr="001E6706">
        <w:rPr>
          <w:spacing w:val="-2"/>
          <w:kern w:val="16"/>
        </w:rPr>
        <w:t>ach text document will be represented as</w:t>
      </w:r>
      <w:r w:rsidRPr="45A2DB79">
        <w:t xml:space="preserve"> </w:t>
      </w:r>
      <w:r w:rsidRPr="001E6706">
        <w:rPr>
          <w:spacing w:val="-2"/>
          <w:kern w:val="16"/>
        </w:rPr>
        <w:t xml:space="preserve">a point in </w:t>
      </w:r>
      <w:proofErr w:type="gramStart"/>
      <w:r w:rsidRPr="001E6706">
        <w:rPr>
          <w:spacing w:val="-2"/>
          <w:kern w:val="16"/>
        </w:rPr>
        <w:t>a</w:t>
      </w:r>
      <w:proofErr w:type="gramEnd"/>
      <w:r w:rsidRPr="001E6706">
        <w:rPr>
          <w:spacing w:val="-2"/>
          <w:kern w:val="16"/>
        </w:rPr>
        <w:t xml:space="preserve"> N-dimensional space, the algorithm will use only the text content as an input for the learning.</w:t>
      </w:r>
    </w:p>
    <w:p w14:paraId="7DFCBE56" w14:textId="09FF29D2" w:rsidR="00F77E7E" w:rsidRPr="00927A39" w:rsidRDefault="00743173" w:rsidP="005E072E">
      <w:pPr>
        <w:rPr>
          <w:spacing w:val="-2"/>
          <w:kern w:val="16"/>
          <w:szCs w:val="22"/>
        </w:rPr>
      </w:pPr>
      <w:r w:rsidRPr="45A2DB79">
        <w:rPr>
          <w:spacing w:val="-2"/>
          <w:kern w:val="16"/>
        </w:rPr>
        <w:t xml:space="preserve">In our </w:t>
      </w:r>
      <w:r w:rsidR="00D86196" w:rsidRPr="45A2DB79">
        <w:rPr>
          <w:spacing w:val="-2"/>
          <w:kern w:val="16"/>
        </w:rPr>
        <w:t>work,</w:t>
      </w:r>
      <w:r w:rsidRPr="45A2DB79">
        <w:rPr>
          <w:spacing w:val="-2"/>
          <w:kern w:val="16"/>
        </w:rPr>
        <w:t xml:space="preserve"> we will examine the use </w:t>
      </w:r>
      <w:r w:rsidR="00D86196" w:rsidRPr="45A2DB79">
        <w:rPr>
          <w:spacing w:val="-2"/>
          <w:kern w:val="16"/>
        </w:rPr>
        <w:t xml:space="preserve">in </w:t>
      </w:r>
      <w:r w:rsidRPr="45A2DB79">
        <w:rPr>
          <w:spacing w:val="-2"/>
          <w:kern w:val="16"/>
        </w:rPr>
        <w:t xml:space="preserve">both supervised and unsupervised </w:t>
      </w:r>
      <w:r w:rsidR="00117039" w:rsidRPr="45A2DB79">
        <w:rPr>
          <w:spacing w:val="-2"/>
          <w:kern w:val="16"/>
        </w:rPr>
        <w:t xml:space="preserve">learning </w:t>
      </w:r>
      <w:r w:rsidR="00E3483F">
        <w:rPr>
          <w:spacing w:val="-2"/>
          <w:kern w:val="16"/>
        </w:rPr>
        <w:t>with a focus on their p</w:t>
      </w:r>
      <w:r w:rsidRPr="45A2DB79">
        <w:rPr>
          <w:spacing w:val="-2"/>
          <w:kern w:val="16"/>
        </w:rPr>
        <w:t>erformance, advantages and disadvantages.</w:t>
      </w:r>
    </w:p>
    <w:p w14:paraId="641EE878" w14:textId="11D58ACF" w:rsidR="00DE65A5" w:rsidRDefault="006D29CB" w:rsidP="009B0C84">
      <w:pPr>
        <w:pStyle w:val="ACLSection"/>
      </w:pPr>
      <w:r>
        <w:t>Approach</w:t>
      </w:r>
    </w:p>
    <w:p w14:paraId="0CAF6BC6" w14:textId="05282FB2" w:rsidR="00EB7DF4" w:rsidRPr="007375C1" w:rsidRDefault="00222460" w:rsidP="005E072E">
      <w:pPr>
        <w:pStyle w:val="NormalWeb"/>
        <w:spacing w:before="0" w:beforeAutospacing="0" w:after="0" w:afterAutospacing="0"/>
        <w:rPr>
          <w:sz w:val="22"/>
          <w:szCs w:val="22"/>
          <w:lang w:eastAsia="de-DE"/>
        </w:rPr>
      </w:pPr>
      <w:r>
        <w:rPr>
          <w:spacing w:val="-2"/>
          <w:kern w:val="16"/>
          <w:sz w:val="22"/>
          <w:szCs w:val="22"/>
          <w:lang w:eastAsia="de-DE"/>
        </w:rPr>
        <w:t>W</w:t>
      </w:r>
      <w:r w:rsidR="00EB7DF4" w:rsidRPr="007375C1">
        <w:rPr>
          <w:spacing w:val="-2"/>
          <w:kern w:val="16"/>
          <w:sz w:val="22"/>
          <w:szCs w:val="22"/>
          <w:lang w:eastAsia="de-DE"/>
        </w:rPr>
        <w:t xml:space="preserve">e decided to investigate both supervised and unsupervised learning approaches, with a goal of successfully recognizing the key features separating </w:t>
      </w:r>
      <w:r w:rsidR="0085710E">
        <w:rPr>
          <w:spacing w:val="-2"/>
          <w:kern w:val="16"/>
          <w:sz w:val="22"/>
          <w:szCs w:val="22"/>
          <w:lang w:eastAsia="de-DE"/>
        </w:rPr>
        <w:t>the d</w:t>
      </w:r>
      <w:r w:rsidR="00EB7DF4" w:rsidRPr="007375C1">
        <w:rPr>
          <w:spacing w:val="-2"/>
          <w:kern w:val="16"/>
          <w:sz w:val="22"/>
          <w:szCs w:val="22"/>
          <w:lang w:eastAsia="de-DE"/>
        </w:rPr>
        <w:t>ifferent authors.</w:t>
      </w:r>
    </w:p>
    <w:p w14:paraId="77D35CAB" w14:textId="46AB224F" w:rsidR="00EB7DF4" w:rsidRPr="00875715" w:rsidRDefault="00EB7DF4" w:rsidP="009D0147">
      <w:pPr>
        <w:pStyle w:val="ACLSubsection"/>
      </w:pPr>
      <w:r>
        <w:rPr>
          <w:noProof/>
          <w:lang w:eastAsia="en-US" w:bidi="he-IL"/>
        </w:rPr>
        <w:lastRenderedPageBreak/>
        <mc:AlternateContent>
          <mc:Choice Requires="wps">
            <w:drawing>
              <wp:anchor distT="0" distB="0" distL="114300" distR="114300" simplePos="0" relativeHeight="251658243" behindDoc="1" locked="0" layoutInCell="1" allowOverlap="1" wp14:anchorId="6C7D362E" wp14:editId="012A4917">
                <wp:simplePos x="0" y="0"/>
                <wp:positionH relativeFrom="margin">
                  <wp:posOffset>-914400</wp:posOffset>
                </wp:positionH>
                <wp:positionV relativeFrom="margin">
                  <wp:posOffset>-123190</wp:posOffset>
                </wp:positionV>
                <wp:extent cx="7589520" cy="9144000"/>
                <wp:effectExtent l="0" t="0" r="0" b="0"/>
                <wp:wrapNone/>
                <wp:docPr id="1" name="Text Box 1"/>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4EB31504" w14:textId="77777777" w:rsidR="00702399" w:rsidRDefault="0070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D362E" id="Text Box 1" o:spid="_x0000_s1028" type="#_x0000_t202" style="position:absolute;left:0;text-align:left;margin-left:-1in;margin-top:-9.7pt;width:597.6pt;height:10in;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" filled="f" stroked="f">
                <v:textbox>
                  <w:txbxContent>
                    <w:p w14:paraId="4EB31504" w14:textId="77777777" w:rsidR="00702399" w:rsidRDefault="00702399"/>
                  </w:txbxContent>
                </v:textbox>
                <w10:wrap anchorx="margin" anchory="margin"/>
              </v:shape>
            </w:pict>
          </mc:Fallback>
        </mc:AlternateContent>
      </w:r>
      <w:r>
        <w:t xml:space="preserve">Top </w:t>
      </w:r>
      <w:r w:rsidRPr="009D0147">
        <w:t>challenges</w:t>
      </w:r>
    </w:p>
    <w:p w14:paraId="02970715" w14:textId="6CB1FB32" w:rsidR="00EB7DF4" w:rsidRPr="007375C1" w:rsidRDefault="00C6012A" w:rsidP="009D0147">
      <w:pPr>
        <w:numPr>
          <w:ilvl w:val="0"/>
          <w:numId w:val="6"/>
        </w:numPr>
        <w:textAlignment w:val="baseline"/>
        <w:rPr>
          <w:spacing w:val="-2"/>
          <w:kern w:val="16"/>
        </w:rPr>
      </w:pPr>
      <w:r>
        <w:rPr>
          <w:spacing w:val="-2"/>
          <w:kern w:val="16"/>
        </w:rPr>
        <w:t xml:space="preserve">Numerus number of </w:t>
      </w:r>
      <w:r w:rsidR="00EB7DF4" w:rsidRPr="45A2DB79">
        <w:rPr>
          <w:spacing w:val="-2"/>
          <w:kern w:val="16"/>
        </w:rPr>
        <w:t xml:space="preserve">authors: the more authors you add, </w:t>
      </w:r>
      <w:r w:rsidR="00EB7DF4" w:rsidRPr="45A2DB79">
        <w:rPr>
          <w:rFonts w:ascii="Calibri" w:hAnsi="Calibri"/>
          <w:color w:val="000000"/>
          <w:lang w:eastAsia="en-US" w:bidi="he-IL"/>
        </w:rPr>
        <w:t xml:space="preserve">the </w:t>
      </w:r>
      <w:r w:rsidR="00EB7DF4" w:rsidRPr="45A2DB79">
        <w:rPr>
          <w:spacing w:val="-2"/>
          <w:kern w:val="16"/>
        </w:rPr>
        <w:t>harder it gets to classify</w:t>
      </w:r>
      <w:r w:rsidR="000232EC" w:rsidRPr="7B100A95">
        <w:t>.</w:t>
      </w:r>
      <w:r w:rsidR="00E329E6">
        <w:rPr>
          <w:spacing w:val="-2"/>
          <w:kern w:val="16"/>
        </w:rPr>
        <w:t xml:space="preserve"> </w:t>
      </w:r>
      <w:proofErr w:type="gramStart"/>
      <w:r w:rsidR="00E329E6">
        <w:rPr>
          <w:spacing w:val="-2"/>
          <w:kern w:val="16"/>
        </w:rPr>
        <w:t>our</w:t>
      </w:r>
      <w:proofErr w:type="gramEnd"/>
      <w:r w:rsidR="00E329E6">
        <w:rPr>
          <w:spacing w:val="-2"/>
          <w:kern w:val="16"/>
        </w:rPr>
        <w:t xml:space="preserve"> dataset contains 50 different authors</w:t>
      </w:r>
      <w:ins w:id="0" w:author="Tom Vaingart" w:date="2018-09-12T19:13:00Z">
        <w:r w:rsidR="001E2443" w:rsidRPr="7B100A95">
          <w:t>.</w:t>
        </w:r>
      </w:ins>
    </w:p>
    <w:p w14:paraId="76F766F3" w14:textId="19406FC4" w:rsidR="00EB7DF4" w:rsidRPr="007375C1" w:rsidRDefault="00EB7DF4" w:rsidP="009D0147">
      <w:pPr>
        <w:numPr>
          <w:ilvl w:val="0"/>
          <w:numId w:val="6"/>
        </w:numPr>
        <w:textAlignment w:val="baseline"/>
        <w:rPr>
          <w:spacing w:val="-2"/>
          <w:kern w:val="16"/>
        </w:rPr>
      </w:pPr>
      <w:r w:rsidRPr="45A2DB79">
        <w:rPr>
          <w:spacing w:val="-2"/>
          <w:kern w:val="16"/>
        </w:rPr>
        <w:t xml:space="preserve">Low volume of messages per author: </w:t>
      </w:r>
      <w:r w:rsidR="003717FB">
        <w:rPr>
          <w:spacing w:val="-2"/>
          <w:kern w:val="16"/>
        </w:rPr>
        <w:t xml:space="preserve">the less data you have, the </w:t>
      </w:r>
      <w:proofErr w:type="gramStart"/>
      <w:r w:rsidR="003717FB">
        <w:rPr>
          <w:spacing w:val="-2"/>
          <w:kern w:val="16"/>
        </w:rPr>
        <w:t>more harder</w:t>
      </w:r>
      <w:proofErr w:type="gramEnd"/>
      <w:r w:rsidR="003717FB">
        <w:rPr>
          <w:spacing w:val="-2"/>
          <w:kern w:val="16"/>
        </w:rPr>
        <w:t xml:space="preserve"> it gets to train a good model</w:t>
      </w:r>
      <w:r w:rsidRPr="1FF3F54F">
        <w:t xml:space="preserve">. </w:t>
      </w:r>
      <w:r w:rsidR="000232EC">
        <w:rPr>
          <w:spacing w:val="-2"/>
          <w:kern w:val="16"/>
        </w:rPr>
        <w:t>In our dataset</w:t>
      </w:r>
      <w:r w:rsidRPr="1FF3F54F">
        <w:t xml:space="preserve">, </w:t>
      </w:r>
      <w:r w:rsidR="000232EC">
        <w:rPr>
          <w:spacing w:val="-2"/>
          <w:kern w:val="16"/>
        </w:rPr>
        <w:t xml:space="preserve">we </w:t>
      </w:r>
      <w:r w:rsidRPr="45A2DB79">
        <w:rPr>
          <w:spacing w:val="-2"/>
          <w:kern w:val="16"/>
        </w:rPr>
        <w:t>only have 50 messages per author</w:t>
      </w:r>
      <w:r w:rsidR="000232EC" w:rsidRPr="1FF3F54F">
        <w:t>.</w:t>
      </w:r>
    </w:p>
    <w:p w14:paraId="36418800" w14:textId="3A2C5DF0" w:rsidR="00EB7DF4" w:rsidRPr="00765A69" w:rsidRDefault="00EB7DF4" w:rsidP="00702399">
      <w:pPr>
        <w:numPr>
          <w:ilvl w:val="0"/>
          <w:numId w:val="6"/>
        </w:numPr>
        <w:textAlignment w:val="baseline"/>
        <w:rPr>
          <w:spacing w:val="-2"/>
          <w:kern w:val="16"/>
          <w:szCs w:val="22"/>
        </w:rPr>
      </w:pPr>
      <w:r w:rsidRPr="00765A69">
        <w:rPr>
          <w:spacing w:val="-2"/>
          <w:kern w:val="16"/>
        </w:rPr>
        <w:t>Using unsupervised method: unsupervised methods considered less accurate and more computational consuming in decoding than supervised ones.</w:t>
      </w:r>
      <w:r w:rsidR="00765A69">
        <w:rPr>
          <w:spacing w:val="-2"/>
          <w:kern w:val="16"/>
        </w:rPr>
        <w:t xml:space="preserve"> </w:t>
      </w:r>
      <w:r w:rsidRPr="00765A69">
        <w:rPr>
          <w:spacing w:val="-2"/>
          <w:kern w:val="16"/>
        </w:rPr>
        <w:t>On the other hand, when the purpose is gather similar authors under the same cluster, rather than classify to correct author name, unsupervised learning is the right approach to take.</w:t>
      </w:r>
    </w:p>
    <w:p w14:paraId="76F065AE" w14:textId="02D77AD0" w:rsidR="005F1B0A" w:rsidRDefault="005F1B0A" w:rsidP="009D0147">
      <w:pPr>
        <w:pStyle w:val="ACLSubsection"/>
      </w:pPr>
      <w:r>
        <w:t>Work-Flow</w:t>
      </w:r>
    </w:p>
    <w:p w14:paraId="1B0BDE96" w14:textId="60989E60" w:rsidR="005F1B0A" w:rsidRPr="009033FE" w:rsidRDefault="000741DF" w:rsidP="0009263C">
      <w:pPr>
        <w:pStyle w:val="NormalWeb"/>
        <w:spacing w:before="0" w:beforeAutospacing="0" w:after="0" w:afterAutospacing="0"/>
        <w:rPr>
          <w:sz w:val="22"/>
          <w:szCs w:val="22"/>
          <w:lang w:eastAsia="de-DE"/>
        </w:rPr>
      </w:pPr>
      <w:r>
        <w:rPr>
          <w:spacing w:val="-2"/>
          <w:kern w:val="16"/>
          <w:sz w:val="22"/>
          <w:szCs w:val="22"/>
          <w:lang w:eastAsia="de-DE"/>
        </w:rPr>
        <w:t xml:space="preserve">Our </w:t>
      </w:r>
      <w:r w:rsidR="009033FE">
        <w:rPr>
          <w:spacing w:val="-2"/>
          <w:kern w:val="16"/>
          <w:sz w:val="22"/>
          <w:szCs w:val="22"/>
          <w:lang w:eastAsia="de-DE"/>
        </w:rPr>
        <w:t xml:space="preserve">workflow </w:t>
      </w:r>
      <w:r>
        <w:rPr>
          <w:spacing w:val="-2"/>
          <w:kern w:val="16"/>
          <w:sz w:val="22"/>
          <w:szCs w:val="22"/>
          <w:lang w:eastAsia="de-DE"/>
        </w:rPr>
        <w:t xml:space="preserve">can be </w:t>
      </w:r>
      <w:r w:rsidRPr="009033FE">
        <w:rPr>
          <w:spacing w:val="-2"/>
          <w:kern w:val="16"/>
          <w:sz w:val="22"/>
          <w:szCs w:val="22"/>
          <w:lang w:eastAsia="de-DE"/>
        </w:rPr>
        <w:t>divid</w:t>
      </w:r>
      <w:r>
        <w:rPr>
          <w:spacing w:val="-2"/>
          <w:kern w:val="16"/>
          <w:sz w:val="22"/>
          <w:szCs w:val="22"/>
          <w:lang w:eastAsia="de-DE"/>
        </w:rPr>
        <w:t xml:space="preserve">e </w:t>
      </w:r>
      <w:r w:rsidR="009033FE">
        <w:rPr>
          <w:spacing w:val="-2"/>
          <w:kern w:val="16"/>
          <w:sz w:val="22"/>
          <w:szCs w:val="22"/>
          <w:lang w:eastAsia="de-DE"/>
        </w:rPr>
        <w:t>into four main phases:</w:t>
      </w:r>
    </w:p>
    <w:p w14:paraId="3166E128" w14:textId="48FB89E0" w:rsidR="005F1B0A" w:rsidRPr="009033FE" w:rsidRDefault="009033FE" w:rsidP="0009263C">
      <w:pPr>
        <w:pStyle w:val="NormalWeb"/>
        <w:numPr>
          <w:ilvl w:val="0"/>
          <w:numId w:val="7"/>
        </w:numPr>
        <w:tabs>
          <w:tab w:val="clear" w:pos="720"/>
          <w:tab w:val="num" w:pos="360"/>
        </w:tabs>
        <w:spacing w:before="0" w:beforeAutospacing="0" w:after="0" w:afterAutospacing="0"/>
        <w:ind w:left="360"/>
        <w:textAlignment w:val="baseline"/>
        <w:rPr>
          <w:sz w:val="22"/>
          <w:szCs w:val="22"/>
          <w:lang w:eastAsia="de-DE"/>
        </w:rPr>
      </w:pPr>
      <w:r w:rsidRPr="009033FE">
        <w:rPr>
          <w:spacing w:val="-2"/>
          <w:kern w:val="16"/>
          <w:sz w:val="22"/>
          <w:szCs w:val="22"/>
          <w:lang w:eastAsia="de-DE"/>
        </w:rPr>
        <w:t>Analyzing</w:t>
      </w:r>
      <w:r w:rsidR="005F1B0A" w:rsidRPr="009033FE">
        <w:rPr>
          <w:spacing w:val="-2"/>
          <w:kern w:val="16"/>
          <w:sz w:val="22"/>
          <w:szCs w:val="22"/>
          <w:lang w:eastAsia="de-DE"/>
        </w:rPr>
        <w:t xml:space="preserve"> the data</w:t>
      </w:r>
    </w:p>
    <w:p w14:paraId="52D88C01" w14:textId="7A4DF224" w:rsidR="005F1B0A" w:rsidRDefault="005F1B0A" w:rsidP="0009263C">
      <w:pPr>
        <w:pStyle w:val="NormalWeb"/>
        <w:numPr>
          <w:ilvl w:val="0"/>
          <w:numId w:val="7"/>
        </w:numPr>
        <w:spacing w:before="0" w:beforeAutospacing="0" w:after="0" w:afterAutospacing="0"/>
        <w:ind w:left="360"/>
        <w:textAlignment w:val="baseline"/>
        <w:rPr>
          <w:sz w:val="22"/>
          <w:szCs w:val="22"/>
          <w:lang w:eastAsia="de-DE"/>
        </w:rPr>
      </w:pPr>
      <w:r w:rsidRPr="009033FE">
        <w:rPr>
          <w:spacing w:val="-2"/>
          <w:kern w:val="16"/>
          <w:sz w:val="22"/>
          <w:szCs w:val="22"/>
          <w:lang w:eastAsia="de-DE"/>
        </w:rPr>
        <w:t xml:space="preserve">Composing </w:t>
      </w:r>
      <w:r w:rsidR="009033FE" w:rsidRPr="009033FE">
        <w:rPr>
          <w:spacing w:val="-2"/>
          <w:kern w:val="16"/>
          <w:sz w:val="22"/>
          <w:szCs w:val="22"/>
          <w:lang w:eastAsia="de-DE"/>
        </w:rPr>
        <w:t>simple base</w:t>
      </w:r>
      <w:r w:rsidR="009033FE">
        <w:rPr>
          <w:spacing w:val="-2"/>
          <w:kern w:val="16"/>
          <w:sz w:val="22"/>
          <w:szCs w:val="22"/>
          <w:lang w:eastAsia="de-DE"/>
        </w:rPr>
        <w:t>line models</w:t>
      </w:r>
      <w:r w:rsidRPr="009033FE">
        <w:rPr>
          <w:spacing w:val="-2"/>
          <w:kern w:val="16"/>
          <w:sz w:val="22"/>
          <w:szCs w:val="22"/>
          <w:lang w:eastAsia="de-DE"/>
        </w:rPr>
        <w:t xml:space="preserve"> for supervised and unsupervised </w:t>
      </w:r>
      <w:r w:rsidR="009033FE">
        <w:rPr>
          <w:spacing w:val="-2"/>
          <w:kern w:val="16"/>
          <w:sz w:val="22"/>
          <w:szCs w:val="22"/>
          <w:lang w:eastAsia="de-DE"/>
        </w:rPr>
        <w:t>learning</w:t>
      </w:r>
      <w:r w:rsidRPr="009033FE">
        <w:rPr>
          <w:spacing w:val="-2"/>
          <w:kern w:val="16"/>
          <w:sz w:val="22"/>
          <w:szCs w:val="22"/>
          <w:lang w:eastAsia="de-DE"/>
        </w:rPr>
        <w:t>.</w:t>
      </w:r>
    </w:p>
    <w:p w14:paraId="73D88CA2" w14:textId="03C1D9AB" w:rsidR="009033FE" w:rsidRPr="009033FE" w:rsidRDefault="009033FE" w:rsidP="0009263C">
      <w:pPr>
        <w:pStyle w:val="NormalWeb"/>
        <w:spacing w:before="0" w:beforeAutospacing="0" w:after="0" w:afterAutospacing="0"/>
        <w:ind w:left="360"/>
        <w:textAlignment w:val="baseline"/>
        <w:rPr>
          <w:sz w:val="22"/>
          <w:szCs w:val="22"/>
          <w:lang w:eastAsia="de-DE"/>
        </w:rPr>
      </w:pPr>
      <w:r w:rsidRPr="009033FE">
        <w:rPr>
          <w:spacing w:val="-2"/>
          <w:kern w:val="16"/>
          <w:sz w:val="22"/>
          <w:szCs w:val="22"/>
          <w:lang w:eastAsia="de-DE"/>
        </w:rPr>
        <w:t>Writing a good baseline will help us to get a meaningful reference point for our measurements. The results will also act as a lower bound score for our model performance.</w:t>
      </w:r>
    </w:p>
    <w:p w14:paraId="587FDF59" w14:textId="74A3565C" w:rsidR="005F1B0A" w:rsidRPr="009033FE" w:rsidRDefault="005F1B0A" w:rsidP="0009263C">
      <w:pPr>
        <w:pStyle w:val="NormalWeb"/>
        <w:numPr>
          <w:ilvl w:val="0"/>
          <w:numId w:val="7"/>
        </w:numPr>
        <w:spacing w:before="0" w:beforeAutospacing="0" w:after="0" w:afterAutospacing="0"/>
        <w:ind w:left="360"/>
        <w:textAlignment w:val="baseline"/>
        <w:rPr>
          <w:sz w:val="22"/>
          <w:szCs w:val="22"/>
          <w:lang w:eastAsia="de-DE"/>
        </w:rPr>
      </w:pPr>
      <w:r w:rsidRPr="009033FE">
        <w:rPr>
          <w:spacing w:val="-2"/>
          <w:kern w:val="16"/>
          <w:sz w:val="22"/>
          <w:szCs w:val="22"/>
          <w:lang w:eastAsia="de-DE"/>
        </w:rPr>
        <w:t xml:space="preserve">Feature engineering: analyze numerous features, and their effect on </w:t>
      </w:r>
      <w:r w:rsidR="009033FE" w:rsidRPr="009033FE">
        <w:rPr>
          <w:spacing w:val="-2"/>
          <w:kern w:val="16"/>
          <w:sz w:val="22"/>
          <w:szCs w:val="22"/>
          <w:lang w:eastAsia="de-DE"/>
        </w:rPr>
        <w:t>author’s</w:t>
      </w:r>
      <w:r w:rsidRPr="009033FE">
        <w:rPr>
          <w:spacing w:val="-2"/>
          <w:kern w:val="16"/>
          <w:sz w:val="22"/>
          <w:szCs w:val="22"/>
          <w:lang w:eastAsia="de-DE"/>
        </w:rPr>
        <w:t xml:space="preserve"> classification and clustering.</w:t>
      </w:r>
    </w:p>
    <w:p w14:paraId="5E7C1C7A" w14:textId="621F6A10" w:rsidR="009033FE" w:rsidRPr="003A65FF" w:rsidRDefault="005F1B0A" w:rsidP="003A65FF">
      <w:pPr>
        <w:pStyle w:val="NormalWeb"/>
        <w:numPr>
          <w:ilvl w:val="0"/>
          <w:numId w:val="7"/>
        </w:numPr>
        <w:spacing w:before="0" w:beforeAutospacing="0" w:after="0" w:afterAutospacing="0"/>
        <w:ind w:left="360"/>
        <w:textAlignment w:val="baseline"/>
        <w:rPr>
          <w:sz w:val="22"/>
          <w:szCs w:val="22"/>
          <w:lang w:eastAsia="de-DE"/>
        </w:rPr>
      </w:pPr>
      <w:r w:rsidRPr="009033FE">
        <w:rPr>
          <w:spacing w:val="-2"/>
          <w:kern w:val="16"/>
          <w:sz w:val="22"/>
          <w:szCs w:val="22"/>
          <w:lang w:eastAsia="de-DE"/>
        </w:rPr>
        <w:t>Iteratively improving our models, while using the insights from previous phases.</w:t>
      </w:r>
    </w:p>
    <w:p w14:paraId="41109258" w14:textId="29DC58DD" w:rsidR="006F7CB0" w:rsidRDefault="006F7CB0" w:rsidP="009D0147">
      <w:pPr>
        <w:pStyle w:val="ACLSubsection"/>
      </w:pPr>
      <w:r>
        <w:rPr>
          <w:noProof/>
          <w:lang w:eastAsia="en-US" w:bidi="he-IL"/>
        </w:rPr>
        <mc:AlternateContent>
          <mc:Choice Requires="wps">
            <w:drawing>
              <wp:anchor distT="0" distB="0" distL="114300" distR="114300" simplePos="0" relativeHeight="251658246" behindDoc="1" locked="0" layoutInCell="1" allowOverlap="1" wp14:anchorId="33CB0679" wp14:editId="0EC414E5">
                <wp:simplePos x="0" y="0"/>
                <wp:positionH relativeFrom="margin">
                  <wp:posOffset>-914400</wp:posOffset>
                </wp:positionH>
                <wp:positionV relativeFrom="margin">
                  <wp:posOffset>-123190</wp:posOffset>
                </wp:positionV>
                <wp:extent cx="7589520" cy="914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03D6A9D2" w14:textId="20EB6792" w:rsidR="00702399" w:rsidRDefault="0070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B0679" id="Text Box 5" o:spid="_x0000_s1029" type="#_x0000_t202" style="position:absolute;left:0;text-align:left;margin-left:-1in;margin-top:-9.7pt;width:597.6pt;height:10in;z-index:-25165823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" filled="f" stroked="f">
                <v:textbox>
                  <w:txbxContent>
                    <w:p w14:paraId="03D6A9D2" w14:textId="20EB6792" w:rsidR="00702399" w:rsidRDefault="00702399"/>
                  </w:txbxContent>
                </v:textbox>
                <w10:wrap anchorx="margin" anchory="margin"/>
              </v:shape>
            </w:pict>
          </mc:Fallback>
        </mc:AlternateContent>
      </w:r>
      <w:r w:rsidR="00280835" w:rsidRPr="00280835">
        <w:t xml:space="preserve">Evaluation </w:t>
      </w:r>
      <w:r w:rsidR="006C3826">
        <w:t>metrics</w:t>
      </w:r>
    </w:p>
    <w:p w14:paraId="49E0AEBE" w14:textId="0549E557" w:rsidR="00EB7DF4" w:rsidRDefault="00EB7DF4" w:rsidP="009D0147">
      <w:pPr>
        <w:pStyle w:val="ACLSubsection"/>
        <w:numPr>
          <w:ilvl w:val="2"/>
          <w:numId w:val="1"/>
        </w:numPr>
      </w:pPr>
      <w:r>
        <w:rPr>
          <w:noProof/>
          <w:lang w:eastAsia="en-US" w:bidi="he-IL"/>
        </w:rPr>
        <mc:AlternateContent>
          <mc:Choice Requires="wps">
            <w:drawing>
              <wp:anchor distT="0" distB="0" distL="114300" distR="114300" simplePos="0" relativeHeight="251658244" behindDoc="1" locked="0" layoutInCell="1" allowOverlap="1" wp14:anchorId="622920A3" wp14:editId="5CD1C347">
                <wp:simplePos x="0" y="0"/>
                <wp:positionH relativeFrom="margin">
                  <wp:posOffset>-914400</wp:posOffset>
                </wp:positionH>
                <wp:positionV relativeFrom="margin">
                  <wp:posOffset>-123190</wp:posOffset>
                </wp:positionV>
                <wp:extent cx="7589520" cy="9144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1D0A2AD6" w14:textId="77777777" w:rsidR="00702399" w:rsidRDefault="00702399">
                            <w:r w:rsidRPr="00F7302F">
                              <w:rPr>
                                <w:color w:val="A9A9A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920A3" id="Text Box 6" o:spid="_x0000_s1030" type="#_x0000_t202" style="position:absolute;left:0;text-align:left;margin-left:-1in;margin-top:-9.7pt;width:597.6pt;height:10in;z-index:-2516582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" filled="f" stroked="f">
                <v:textbox>
                  <w:txbxContent>
                    <w:p w14:paraId="1D0A2AD6" w14:textId="77777777" w:rsidR="00702399" w:rsidRDefault="00702399">
                      <w:r w:rsidRPr="00F7302F">
                        <w:rPr>
                          <w:color w:val="A9A9A9"/>
                        </w:rPr>
                        <w:t xml:space="preserve"> </w:t>
                      </w:r>
                    </w:p>
                  </w:txbxContent>
                </v:textbox>
                <w10:wrap anchorx="margin" anchory="margin"/>
              </v:shape>
            </w:pict>
          </mc:Fallback>
        </mc:AlternateContent>
      </w:r>
      <w:r w:rsidRPr="00C60F9D">
        <w:t xml:space="preserve">Supervised learning evaluation </w:t>
      </w:r>
    </w:p>
    <w:p w14:paraId="4B9C7C46" w14:textId="5409684C" w:rsidR="00EB7DF4" w:rsidRPr="00C60F9D" w:rsidRDefault="006E0F85" w:rsidP="001E6706">
      <w:pPr>
        <w:pStyle w:val="NormalWeb"/>
        <w:spacing w:before="0" w:beforeAutospacing="0" w:after="0" w:afterAutospacing="0"/>
        <w:rPr>
          <w:sz w:val="22"/>
          <w:szCs w:val="22"/>
          <w:lang w:eastAsia="de-DE"/>
        </w:rPr>
      </w:pPr>
      <w:r>
        <w:rPr>
          <w:spacing w:val="-2"/>
          <w:kern w:val="16"/>
          <w:sz w:val="22"/>
          <w:szCs w:val="22"/>
          <w:lang w:eastAsia="de-DE"/>
        </w:rPr>
        <w:t>W</w:t>
      </w:r>
      <w:r w:rsidR="00EB7DF4" w:rsidRPr="00C60F9D">
        <w:rPr>
          <w:spacing w:val="-2"/>
          <w:kern w:val="16"/>
          <w:sz w:val="22"/>
          <w:szCs w:val="22"/>
          <w:lang w:eastAsia="de-DE"/>
        </w:rPr>
        <w:t>e chose to use industry standard evaluation metrics.</w:t>
      </w:r>
    </w:p>
    <w:p w14:paraId="4D586DAF" w14:textId="14EA0FED" w:rsidR="00EB7DF4" w:rsidRDefault="006E0F85" w:rsidP="001E6706">
      <w:pPr>
        <w:pStyle w:val="NormalWeb"/>
        <w:spacing w:before="0" w:beforeAutospacing="0" w:after="0" w:afterAutospacing="0"/>
        <w:rPr>
          <w:sz w:val="22"/>
          <w:szCs w:val="22"/>
          <w:lang w:eastAsia="de-DE"/>
        </w:rPr>
      </w:pPr>
      <w:r>
        <w:rPr>
          <w:spacing w:val="-2"/>
          <w:kern w:val="16"/>
          <w:sz w:val="22"/>
          <w:szCs w:val="22"/>
          <w:lang w:eastAsia="de-DE"/>
        </w:rPr>
        <w:t>B</w:t>
      </w:r>
      <w:r w:rsidR="00EB7DF4" w:rsidRPr="00C60F9D">
        <w:rPr>
          <w:spacing w:val="-2"/>
          <w:kern w:val="16"/>
          <w:sz w:val="22"/>
          <w:szCs w:val="22"/>
          <w:lang w:eastAsia="de-DE"/>
        </w:rPr>
        <w:t>elow metrics</w:t>
      </w:r>
      <w:r>
        <w:rPr>
          <w:spacing w:val="-2"/>
          <w:kern w:val="16"/>
          <w:sz w:val="22"/>
          <w:szCs w:val="22"/>
          <w:lang w:eastAsia="de-DE"/>
        </w:rPr>
        <w:t xml:space="preserve"> used</w:t>
      </w:r>
      <w:r w:rsidR="00EB7DF4" w:rsidRPr="00C60F9D">
        <w:rPr>
          <w:spacing w:val="-2"/>
          <w:kern w:val="16"/>
          <w:sz w:val="22"/>
          <w:szCs w:val="22"/>
          <w:lang w:eastAsia="de-DE"/>
        </w:rPr>
        <w:t xml:space="preserve"> for algorithm iterative learnings in addition to measuring features performance, compared to baseline model.</w:t>
      </w:r>
    </w:p>
    <w:p w14:paraId="30BACA8D" w14:textId="0B38BB1B" w:rsidR="00B16F75" w:rsidRDefault="00EB7DF4" w:rsidP="00104D57">
      <w:pPr>
        <w:pStyle w:val="NormalWeb"/>
        <w:numPr>
          <w:ilvl w:val="0"/>
          <w:numId w:val="6"/>
        </w:numPr>
        <w:spacing w:before="0" w:beforeAutospacing="0" w:after="0" w:afterAutospacing="0"/>
        <w:textAlignment w:val="baseline"/>
        <w:rPr>
          <w:sz w:val="22"/>
          <w:szCs w:val="22"/>
          <w:lang w:eastAsia="de-DE"/>
        </w:rPr>
      </w:pPr>
      <w:r w:rsidRPr="1FF3F54F">
        <w:rPr>
          <w:i/>
          <w:iCs/>
          <w:spacing w:val="-2"/>
          <w:kern w:val="16"/>
          <w:sz w:val="22"/>
          <w:szCs w:val="22"/>
          <w:lang w:eastAsia="de-DE"/>
        </w:rPr>
        <w:t>Accuracy</w:t>
      </w:r>
      <w:r w:rsidR="00104D57">
        <w:rPr>
          <w:i/>
          <w:iCs/>
          <w:spacing w:val="-2"/>
          <w:kern w:val="16"/>
          <w:sz w:val="22"/>
          <w:szCs w:val="22"/>
          <w:lang w:eastAsia="de-DE"/>
        </w:rPr>
        <w:t>-</w:t>
      </w:r>
      <w:r w:rsidRPr="00C60F9D">
        <w:rPr>
          <w:spacing w:val="-2"/>
          <w:kern w:val="16"/>
          <w:sz w:val="22"/>
          <w:szCs w:val="22"/>
          <w:lang w:eastAsia="de-DE"/>
        </w:rPr>
        <w:t xml:space="preserve"> a simple yet powerful measurement that quantifies the fraction of </w:t>
      </w:r>
      <w:r>
        <w:rPr>
          <w:spacing w:val="-2"/>
          <w:kern w:val="16"/>
          <w:sz w:val="22"/>
          <w:szCs w:val="22"/>
          <w:lang w:eastAsia="de-DE"/>
        </w:rPr>
        <w:t xml:space="preserve">correct </w:t>
      </w:r>
      <w:r w:rsidRPr="00C60F9D">
        <w:rPr>
          <w:spacing w:val="-2"/>
          <w:kern w:val="16"/>
          <w:sz w:val="22"/>
          <w:szCs w:val="22"/>
          <w:lang w:eastAsia="de-DE"/>
        </w:rPr>
        <w:t xml:space="preserve">predictions </w:t>
      </w:r>
      <w:r>
        <w:rPr>
          <w:spacing w:val="-2"/>
          <w:kern w:val="16"/>
          <w:sz w:val="22"/>
          <w:szCs w:val="22"/>
          <w:lang w:eastAsia="de-DE"/>
        </w:rPr>
        <w:t>by the</w:t>
      </w:r>
      <w:r w:rsidRPr="00C60F9D">
        <w:rPr>
          <w:spacing w:val="-2"/>
          <w:kern w:val="16"/>
          <w:sz w:val="22"/>
          <w:szCs w:val="22"/>
          <w:lang w:eastAsia="de-DE"/>
        </w:rPr>
        <w:t xml:space="preserve"> model.</w:t>
      </w:r>
    </w:p>
    <w:p w14:paraId="34BE5929" w14:textId="4B7D2D89" w:rsidR="00B16F75" w:rsidRPr="002D0539" w:rsidRDefault="00B16F75" w:rsidP="0009263C">
      <w:pPr>
        <w:pStyle w:val="ACLEquationLine"/>
        <w:ind w:left="360"/>
        <w:jc w:val="left"/>
      </w:pPr>
      <w:r w:rsidRPr="002D0539">
        <w:tab/>
      </w:r>
      <m:oMath>
        <m:r>
          <w:rPr>
            <w:rFonts w:ascii="Cambria Math" w:hAnsi="Cambria Math"/>
          </w:rPr>
          <m:t>A</m:t>
        </m:r>
        <m:r>
          <w:rPr>
            <w:rFonts w:ascii="Cambria Math" w:hAnsi="Cambria Math"/>
            <w:sz w:val="18"/>
            <w:szCs w:val="18"/>
          </w:rPr>
          <m:t>ccuracy=</m:t>
        </m:r>
        <m:f>
          <m:fPr>
            <m:ctrlPr>
              <w:rPr>
                <w:rFonts w:ascii="Cambria Math" w:hAnsi="Cambria Math"/>
                <w:i/>
                <w:sz w:val="18"/>
                <w:szCs w:val="18"/>
              </w:rPr>
            </m:ctrlPr>
          </m:fPr>
          <m:num>
            <m:r>
              <w:rPr>
                <w:rFonts w:ascii="Cambria Math" w:hAnsi="Cambria Math"/>
                <w:sz w:val="18"/>
                <w:szCs w:val="18"/>
              </w:rPr>
              <m:t>number of correct prediction</m:t>
            </m:r>
          </m:num>
          <m:den>
            <m:r>
              <w:rPr>
                <w:rFonts w:ascii="Cambria Math" w:hAnsi="Cambria Math"/>
                <w:sz w:val="18"/>
                <w:szCs w:val="18"/>
              </w:rPr>
              <m:t>total instances</m:t>
            </m:r>
          </m:den>
        </m:f>
      </m:oMath>
      <w:r w:rsidRPr="002D0539">
        <w:t xml:space="preserve"> </w:t>
      </w:r>
      <w:r w:rsidRPr="002D0539">
        <w:tab/>
        <w:t>(</w:t>
      </w:r>
      <w:r w:rsidR="000472EA">
        <w:fldChar w:fldCharType="begin"/>
      </w:r>
      <w:r w:rsidR="000472EA">
        <w:instrText xml:space="preserve"> SEQ eq. \* ARABIC </w:instrText>
      </w:r>
      <w:r w:rsidR="000472EA">
        <w:fldChar w:fldCharType="separate"/>
      </w:r>
      <w:r>
        <w:rPr>
          <w:noProof/>
        </w:rPr>
        <w:t>1</w:t>
      </w:r>
      <w:r w:rsidR="000472EA">
        <w:rPr>
          <w:noProof/>
        </w:rPr>
        <w:fldChar w:fldCharType="end"/>
      </w:r>
      <w:r w:rsidRPr="002D0539">
        <w:t>)</w:t>
      </w:r>
    </w:p>
    <w:p w14:paraId="133FC5D3" w14:textId="3D1C7B7C" w:rsidR="008B5128" w:rsidRDefault="00EB7DF4" w:rsidP="0009263C">
      <w:pPr>
        <w:pStyle w:val="NormalWeb"/>
        <w:spacing w:before="0" w:beforeAutospacing="0" w:after="0" w:afterAutospacing="0"/>
        <w:ind w:left="360"/>
        <w:textAlignment w:val="baseline"/>
        <w:rPr>
          <w:spacing w:val="-2"/>
          <w:kern w:val="16"/>
          <w:sz w:val="22"/>
          <w:szCs w:val="20"/>
          <w:lang w:eastAsia="de-DE"/>
        </w:rPr>
      </w:pPr>
      <w:r w:rsidRPr="00C60F9D">
        <w:rPr>
          <w:spacing w:val="-2"/>
          <w:kern w:val="16"/>
          <w:sz w:val="22"/>
          <w:szCs w:val="20"/>
          <w:lang w:eastAsia="de-DE"/>
        </w:rPr>
        <w:t xml:space="preserve"> </w:t>
      </w:r>
    </w:p>
    <w:p w14:paraId="3EC3A022" w14:textId="50A2DE87" w:rsidR="00EB7DF4" w:rsidRPr="00C60F9D" w:rsidRDefault="00EB7DF4" w:rsidP="0009263C">
      <w:pPr>
        <w:pStyle w:val="NormalWeb"/>
        <w:spacing w:before="0" w:beforeAutospacing="0" w:after="0" w:afterAutospacing="0"/>
        <w:ind w:left="360"/>
        <w:textAlignment w:val="baseline"/>
        <w:rPr>
          <w:sz w:val="22"/>
          <w:szCs w:val="22"/>
          <w:lang w:eastAsia="de-DE"/>
        </w:rPr>
      </w:pPr>
      <w:r w:rsidRPr="00C60F9D">
        <w:rPr>
          <w:spacing w:val="-2"/>
          <w:kern w:val="16"/>
          <w:sz w:val="22"/>
          <w:szCs w:val="22"/>
          <w:lang w:eastAsia="de-DE"/>
        </w:rPr>
        <w:t>Accuracy is not providing the severity of the mistake because of its yes or no nature. Therefor we also used log-loss.</w:t>
      </w:r>
    </w:p>
    <w:p w14:paraId="71E30D51" w14:textId="4070DBA8" w:rsidR="00402A02" w:rsidRPr="00402A02" w:rsidRDefault="00EB7DF4" w:rsidP="00104D57">
      <w:pPr>
        <w:pStyle w:val="NormalWeb"/>
        <w:numPr>
          <w:ilvl w:val="0"/>
          <w:numId w:val="6"/>
        </w:numPr>
        <w:tabs>
          <w:tab w:val="clear" w:pos="360"/>
          <w:tab w:val="num" w:pos="0"/>
        </w:tabs>
        <w:spacing w:before="0" w:beforeAutospacing="0" w:after="0" w:afterAutospacing="0"/>
        <w:textAlignment w:val="baseline"/>
        <w:rPr>
          <w:sz w:val="22"/>
          <w:szCs w:val="22"/>
          <w:lang w:eastAsia="de-DE"/>
        </w:rPr>
      </w:pPr>
      <w:r w:rsidRPr="1FF3F54F">
        <w:rPr>
          <w:i/>
          <w:iCs/>
          <w:spacing w:val="-2"/>
          <w:kern w:val="16"/>
          <w:sz w:val="22"/>
          <w:szCs w:val="22"/>
          <w:lang w:eastAsia="de-DE"/>
        </w:rPr>
        <w:t>Log-loss</w:t>
      </w:r>
      <w:r w:rsidR="00104D57">
        <w:rPr>
          <w:i/>
          <w:iCs/>
          <w:spacing w:val="-2"/>
          <w:kern w:val="16"/>
          <w:sz w:val="22"/>
          <w:szCs w:val="22"/>
          <w:lang w:eastAsia="de-DE"/>
        </w:rPr>
        <w:t>-</w:t>
      </w:r>
      <w:r w:rsidRPr="00C60F9D">
        <w:rPr>
          <w:spacing w:val="-2"/>
          <w:kern w:val="16"/>
          <w:sz w:val="22"/>
          <w:szCs w:val="22"/>
          <w:lang w:eastAsia="de-DE"/>
        </w:rPr>
        <w:t xml:space="preserve"> quantifies the accuracy of a classifier by penalizing false classifications. Usually used where the prediction input is a probability value between 0 and 1, and it takes into </w:t>
      </w:r>
      <w:r w:rsidRPr="00C60F9D">
        <w:rPr>
          <w:spacing w:val="-2"/>
          <w:kern w:val="16"/>
          <w:sz w:val="22"/>
          <w:szCs w:val="22"/>
          <w:lang w:eastAsia="de-DE"/>
        </w:rPr>
        <w:t>account the uncertainty of the prediction based on how much it varies from the actual label.</w:t>
      </w:r>
      <w:r w:rsidRPr="00C60F9D">
        <w:rPr>
          <w:spacing w:val="-2"/>
          <w:kern w:val="16"/>
          <w:sz w:val="22"/>
          <w:szCs w:val="20"/>
          <w:lang w:eastAsia="de-DE"/>
        </w:rPr>
        <w:br/>
      </w:r>
      <w:r w:rsidRPr="00C60F9D">
        <w:rPr>
          <w:spacing w:val="-2"/>
          <w:kern w:val="16"/>
          <w:sz w:val="22"/>
          <w:szCs w:val="22"/>
          <w:lang w:eastAsia="de-DE"/>
        </w:rPr>
        <w:t>In order to calculate Log Loss, the classifier must assign a probability to each class rather than simply yielding the most likely class.</w:t>
      </w:r>
    </w:p>
    <w:p w14:paraId="2E82DBE1" w14:textId="2464B505" w:rsidR="00EB7DF4" w:rsidRPr="00210D5A" w:rsidRDefault="001C5522" w:rsidP="0009263C">
      <w:pPr>
        <w:pStyle w:val="NormalWeb"/>
        <w:spacing w:before="0" w:beforeAutospacing="0" w:after="0" w:afterAutospacing="0"/>
        <w:ind w:left="708"/>
        <w:jc w:val="right"/>
        <w:textAlignment w:val="baseline"/>
        <w:rPr>
          <w:sz w:val="22"/>
          <w:szCs w:val="22"/>
          <w:lang w:eastAsia="de-DE"/>
        </w:rPr>
      </w:pPr>
      <m:oMath>
        <m:r>
          <w:rPr>
            <w:rFonts w:ascii="Cambria Math" w:hAnsi="Cambria Math"/>
            <w:spacing w:val="-2"/>
            <w:kern w:val="16"/>
            <w:sz w:val="22"/>
            <w:szCs w:val="20"/>
            <w:lang w:eastAsia="de-DE"/>
          </w:rPr>
          <m:t>L</m:t>
        </m:r>
        <m:r>
          <w:rPr>
            <w:rFonts w:ascii="Cambria Math" w:hAnsi="Cambria Math"/>
            <w:sz w:val="18"/>
            <w:szCs w:val="18"/>
            <w:lang w:eastAsia="de-DE"/>
          </w:rPr>
          <m:t>ogLoss=</m:t>
        </m:r>
        <m:f>
          <m:fPr>
            <m:ctrlPr>
              <w:rPr>
                <w:rFonts w:ascii="Cambria Math" w:hAnsi="Cambria Math"/>
                <w:bCs/>
                <w:i/>
                <w:sz w:val="18"/>
                <w:szCs w:val="18"/>
                <w:lang w:eastAsia="de-DE"/>
              </w:rPr>
            </m:ctrlPr>
          </m:fPr>
          <m:num>
            <m:r>
              <w:rPr>
                <w:rFonts w:ascii="Cambria Math" w:hAnsi="Cambria Math"/>
                <w:sz w:val="18"/>
                <w:szCs w:val="18"/>
                <w:lang w:eastAsia="de-DE"/>
              </w:rPr>
              <m:t>1</m:t>
            </m:r>
          </m:num>
          <m:den>
            <m:r>
              <w:rPr>
                <w:rFonts w:ascii="Cambria Math" w:hAnsi="Cambria Math"/>
                <w:sz w:val="18"/>
                <w:szCs w:val="18"/>
                <w:lang w:eastAsia="de-DE"/>
              </w:rPr>
              <m:t>N</m:t>
            </m:r>
          </m:den>
        </m:f>
        <m:nary>
          <m:naryPr>
            <m:chr m:val="∑"/>
            <m:limLoc m:val="undOvr"/>
            <m:ctrlPr>
              <w:rPr>
                <w:rFonts w:ascii="Cambria Math" w:hAnsi="Cambria Math"/>
                <w:bCs/>
                <w:i/>
                <w:sz w:val="18"/>
                <w:szCs w:val="18"/>
                <w:lang w:eastAsia="de-DE"/>
              </w:rPr>
            </m:ctrlPr>
          </m:naryPr>
          <m:sub>
            <m:r>
              <w:rPr>
                <w:rFonts w:ascii="Cambria Math" w:hAnsi="Cambria Math"/>
                <w:sz w:val="18"/>
                <w:szCs w:val="18"/>
                <w:lang w:eastAsia="de-DE"/>
              </w:rPr>
              <m:t>i=1</m:t>
            </m:r>
          </m:sub>
          <m:sup>
            <m:r>
              <w:rPr>
                <w:rFonts w:ascii="Cambria Math" w:hAnsi="Cambria Math"/>
                <w:sz w:val="18"/>
                <w:szCs w:val="18"/>
                <w:lang w:eastAsia="de-DE"/>
              </w:rPr>
              <m:t>N</m:t>
            </m:r>
          </m:sup>
          <m:e>
            <m:nary>
              <m:naryPr>
                <m:chr m:val="∑"/>
                <m:limLoc m:val="undOvr"/>
                <m:ctrlPr>
                  <w:rPr>
                    <w:rFonts w:ascii="Cambria Math" w:hAnsi="Cambria Math"/>
                    <w:bCs/>
                    <w:i/>
                    <w:sz w:val="18"/>
                    <w:szCs w:val="18"/>
                    <w:lang w:eastAsia="de-DE"/>
                  </w:rPr>
                </m:ctrlPr>
              </m:naryPr>
              <m:sub>
                <m:r>
                  <w:rPr>
                    <w:rFonts w:ascii="Cambria Math" w:hAnsi="Cambria Math"/>
                    <w:sz w:val="18"/>
                    <w:szCs w:val="18"/>
                    <w:lang w:eastAsia="de-DE"/>
                  </w:rPr>
                  <m:t>j=1</m:t>
                </m:r>
              </m:sub>
              <m:sup>
                <m:r>
                  <w:rPr>
                    <w:rFonts w:ascii="Cambria Math" w:hAnsi="Cambria Math"/>
                    <w:sz w:val="18"/>
                    <w:szCs w:val="18"/>
                    <w:lang w:eastAsia="de-DE"/>
                  </w:rPr>
                  <m:t>M</m:t>
                </m:r>
              </m:sup>
              <m:e>
                <m:sSub>
                  <m:sSubPr>
                    <m:ctrlPr>
                      <w:rPr>
                        <w:rFonts w:ascii="Cambria Math" w:hAnsi="Cambria Math"/>
                        <w:bCs/>
                        <w:i/>
                        <w:sz w:val="18"/>
                        <w:szCs w:val="18"/>
                        <w:lang w:eastAsia="de-DE"/>
                      </w:rPr>
                    </m:ctrlPr>
                  </m:sSubPr>
                  <m:e>
                    <m:r>
                      <w:rPr>
                        <w:rFonts w:ascii="Cambria Math" w:hAnsi="Cambria Math"/>
                        <w:sz w:val="18"/>
                        <w:szCs w:val="18"/>
                        <w:lang w:eastAsia="de-DE"/>
                      </w:rPr>
                      <m:t>Y</m:t>
                    </m:r>
                  </m:e>
                  <m:sub>
                    <m:r>
                      <w:rPr>
                        <w:rFonts w:ascii="Cambria Math" w:hAnsi="Cambria Math"/>
                        <w:sz w:val="18"/>
                        <w:szCs w:val="18"/>
                        <w:lang w:eastAsia="de-DE"/>
                      </w:rPr>
                      <m:t>ij</m:t>
                    </m:r>
                  </m:sub>
                </m:sSub>
                <m:r>
                  <w:rPr>
                    <w:rFonts w:ascii="Cambria Math" w:hAnsi="Cambria Math"/>
                    <w:sz w:val="18"/>
                    <w:szCs w:val="18"/>
                    <w:lang w:eastAsia="de-DE"/>
                  </w:rPr>
                  <m:t>log</m:t>
                </m:r>
                <m:sSub>
                  <m:sSubPr>
                    <m:ctrlPr>
                      <w:rPr>
                        <w:rFonts w:ascii="Cambria Math" w:hAnsi="Cambria Math"/>
                        <w:bCs/>
                        <w:i/>
                        <w:sz w:val="18"/>
                        <w:szCs w:val="18"/>
                        <w:lang w:eastAsia="de-DE"/>
                      </w:rPr>
                    </m:ctrlPr>
                  </m:sSubPr>
                  <m:e>
                    <m:r>
                      <w:rPr>
                        <w:rFonts w:ascii="Cambria Math" w:hAnsi="Cambria Math"/>
                        <w:sz w:val="18"/>
                        <w:szCs w:val="18"/>
                        <w:lang w:eastAsia="de-DE"/>
                      </w:rPr>
                      <m:t>P</m:t>
                    </m:r>
                  </m:e>
                  <m:sub>
                    <m:r>
                      <w:rPr>
                        <w:rFonts w:ascii="Cambria Math" w:hAnsi="Cambria Math"/>
                        <w:sz w:val="18"/>
                        <w:szCs w:val="18"/>
                        <w:lang w:eastAsia="de-DE"/>
                      </w:rPr>
                      <m:t>ij</m:t>
                    </m:r>
                  </m:sub>
                </m:sSub>
                <m:r>
                  <w:rPr>
                    <w:rFonts w:ascii="Cambria Math" w:hAnsi="Cambria Math"/>
                    <w:sz w:val="18"/>
                    <w:szCs w:val="18"/>
                    <w:lang w:eastAsia="de-DE"/>
                  </w:rPr>
                  <m:t xml:space="preserve"> </m:t>
                </m:r>
              </m:e>
            </m:nary>
          </m:e>
        </m:nary>
      </m:oMath>
      <w:r w:rsidR="00210D5A" w:rsidRPr="002D0539">
        <w:t xml:space="preserve"> </w:t>
      </w:r>
      <w:r w:rsidR="00210D5A" w:rsidRPr="002D0539">
        <w:tab/>
      </w:r>
      <w:r w:rsidR="00210D5A" w:rsidRPr="1FF3F54F">
        <w:rPr>
          <w:sz w:val="20"/>
          <w:szCs w:val="20"/>
          <w:lang w:eastAsia="de-DE"/>
        </w:rPr>
        <w:t>(2)</w:t>
      </w:r>
    </w:p>
    <w:p w14:paraId="19292573" w14:textId="44D52A4A" w:rsidR="00C25807" w:rsidRPr="00CD74FE" w:rsidRDefault="00CD74FE" w:rsidP="0009263C">
      <w:pPr>
        <w:pStyle w:val="NormalWeb"/>
        <w:spacing w:before="0" w:beforeAutospacing="0" w:after="0" w:afterAutospacing="0"/>
        <w:ind w:left="360"/>
        <w:rPr>
          <w:i/>
          <w:iCs/>
          <w:sz w:val="22"/>
          <w:szCs w:val="22"/>
          <w:lang w:eastAsia="de-DE"/>
        </w:rPr>
      </w:pPr>
      <w:r w:rsidRPr="1FF3F54F">
        <w:rPr>
          <w:i/>
          <w:iCs/>
          <w:spacing w:val="-2"/>
          <w:kern w:val="16"/>
          <w:sz w:val="22"/>
          <w:szCs w:val="22"/>
          <w:lang w:eastAsia="de-DE"/>
        </w:rPr>
        <w:t xml:space="preserve">Where - </w:t>
      </w:r>
    </w:p>
    <w:p w14:paraId="7BD4F4AB" w14:textId="77777777" w:rsidR="00C25807" w:rsidRPr="00BA526E" w:rsidRDefault="00C25807" w:rsidP="0009263C">
      <w:pPr>
        <w:pStyle w:val="NormalWeb"/>
        <w:spacing w:before="0" w:beforeAutospacing="0" w:after="0" w:afterAutospacing="0"/>
        <w:ind w:left="360"/>
        <w:rPr>
          <w:spacing w:val="-2"/>
          <w:kern w:val="16"/>
          <w:sz w:val="16"/>
          <w:szCs w:val="16"/>
          <w:lang w:eastAsia="de-DE"/>
        </w:rPr>
      </w:pPr>
      <m:oMath>
        <m:r>
          <w:rPr>
            <w:rFonts w:ascii="Cambria Math" w:hAnsi="Cambria Math"/>
            <w:spacing w:val="-2"/>
            <w:kern w:val="16"/>
            <w:sz w:val="16"/>
            <w:szCs w:val="16"/>
            <w:lang w:eastAsia="de-DE"/>
          </w:rPr>
          <m:t xml:space="preserve">N= </m:t>
        </m:r>
        <m:r>
          <m:rPr>
            <m:sty m:val="p"/>
          </m:rPr>
          <w:rPr>
            <w:rFonts w:ascii="Cambria Math" w:hAnsi="Cambria Math"/>
            <w:spacing w:val="-2"/>
            <w:kern w:val="16"/>
            <w:sz w:val="16"/>
            <w:szCs w:val="16"/>
            <w:lang w:eastAsia="de-DE"/>
          </w:rPr>
          <m:t>number of instances</m:t>
        </m:r>
      </m:oMath>
      <w:r w:rsidRPr="00BA526E">
        <w:rPr>
          <w:spacing w:val="-2"/>
          <w:kern w:val="16"/>
          <w:sz w:val="16"/>
          <w:szCs w:val="16"/>
          <w:lang w:eastAsia="de-DE"/>
        </w:rPr>
        <w:t xml:space="preserve"> </w:t>
      </w:r>
    </w:p>
    <w:p w14:paraId="517D794C" w14:textId="09A78CE5" w:rsidR="00C25807" w:rsidRPr="00BA526E" w:rsidRDefault="00C25807" w:rsidP="0009263C">
      <w:pPr>
        <w:pStyle w:val="NormalWeb"/>
        <w:spacing w:before="0" w:beforeAutospacing="0" w:after="0" w:afterAutospacing="0"/>
        <w:ind w:left="360"/>
        <w:rPr>
          <w:spacing w:val="-2"/>
          <w:kern w:val="16"/>
          <w:sz w:val="16"/>
          <w:szCs w:val="16"/>
          <w:lang w:eastAsia="de-DE"/>
        </w:rPr>
      </w:pPr>
      <m:oMathPara>
        <m:oMathParaPr>
          <m:jc m:val="left"/>
        </m:oMathParaPr>
        <m:oMath>
          <m:r>
            <m:rPr>
              <m:sty m:val="p"/>
            </m:rPr>
            <w:rPr>
              <w:rFonts w:ascii="Cambria Math" w:hAnsi="Cambria Math"/>
              <w:spacing w:val="-2"/>
              <w:kern w:val="16"/>
              <w:sz w:val="16"/>
              <w:szCs w:val="16"/>
              <w:lang w:eastAsia="de-DE"/>
            </w:rPr>
            <m:t>M</m:t>
          </m:r>
          <m:r>
            <w:rPr>
              <w:rFonts w:ascii="Cambria Math" w:hAnsi="Cambria Math"/>
              <w:spacing w:val="-2"/>
              <w:kern w:val="16"/>
              <w:sz w:val="16"/>
              <w:szCs w:val="16"/>
              <w:lang w:eastAsia="de-DE"/>
            </w:rPr>
            <m:t xml:space="preserve">= </m:t>
          </m:r>
          <m:r>
            <m:rPr>
              <m:sty m:val="p"/>
            </m:rPr>
            <w:rPr>
              <w:rFonts w:ascii="Cambria Math" w:hAnsi="Cambria Math"/>
              <w:spacing w:val="-2"/>
              <w:kern w:val="16"/>
              <w:sz w:val="16"/>
              <w:szCs w:val="16"/>
              <w:lang w:eastAsia="de-DE"/>
            </w:rPr>
            <m:t>number of possible classes</m:t>
          </m:r>
        </m:oMath>
      </m:oMathPara>
    </w:p>
    <w:p w14:paraId="6E585058" w14:textId="2021784F" w:rsidR="00C25807" w:rsidRPr="00BA526E" w:rsidRDefault="000472EA" w:rsidP="0009263C">
      <w:pPr>
        <w:pStyle w:val="NormalWeb"/>
        <w:spacing w:before="0" w:beforeAutospacing="0" w:after="0" w:afterAutospacing="0"/>
        <w:ind w:left="360"/>
        <w:rPr>
          <w:spacing w:val="-2"/>
          <w:kern w:val="16"/>
          <w:sz w:val="16"/>
          <w:szCs w:val="16"/>
          <w:lang w:eastAsia="de-DE"/>
        </w:rPr>
      </w:pPr>
      <m:oMath>
        <m:sSub>
          <m:sSubPr>
            <m:ctrlPr>
              <w:rPr>
                <w:rFonts w:ascii="Cambria Math" w:hAnsi="Cambria Math"/>
                <w:bCs/>
                <w:i/>
                <w:sz w:val="16"/>
                <w:szCs w:val="16"/>
                <w:lang w:eastAsia="de-DE"/>
              </w:rPr>
            </m:ctrlPr>
          </m:sSubPr>
          <m:e>
            <m:r>
              <w:rPr>
                <w:rFonts w:ascii="Cambria Math" w:hAnsi="Cambria Math"/>
                <w:sz w:val="16"/>
                <w:szCs w:val="16"/>
                <w:lang w:eastAsia="de-DE"/>
              </w:rPr>
              <m:t>Y</m:t>
            </m:r>
          </m:e>
          <m:sub>
            <m:r>
              <w:rPr>
                <w:rFonts w:ascii="Cambria Math" w:hAnsi="Cambria Math"/>
                <w:sz w:val="16"/>
                <w:szCs w:val="16"/>
                <w:lang w:eastAsia="de-DE"/>
              </w:rPr>
              <m:t>ij</m:t>
            </m:r>
          </m:sub>
        </m:sSub>
        <m:r>
          <w:rPr>
            <w:rFonts w:ascii="Cambria Math" w:hAnsi="Cambria Math"/>
            <w:spacing w:val="-2"/>
            <w:kern w:val="16"/>
            <w:sz w:val="16"/>
            <w:szCs w:val="16"/>
            <w:lang w:eastAsia="de-DE"/>
          </w:rPr>
          <m:t>=</m:t>
        </m:r>
        <m:r>
          <m:rPr>
            <m:sty m:val="p"/>
          </m:rPr>
          <w:rPr>
            <w:rFonts w:ascii="Cambria Math" w:hAnsi="Cambria Math"/>
            <w:spacing w:val="-2"/>
            <w:kern w:val="16"/>
            <w:sz w:val="16"/>
            <w:szCs w:val="16"/>
            <w:lang w:eastAsia="de-DE"/>
          </w:rPr>
          <m:t>{1 if label j is thr right label for instance y}</m:t>
        </m:r>
      </m:oMath>
      <w:r w:rsidR="00C25807" w:rsidRPr="00BA526E">
        <w:rPr>
          <w:spacing w:val="-2"/>
          <w:kern w:val="16"/>
          <w:sz w:val="16"/>
          <w:szCs w:val="16"/>
          <w:lang w:eastAsia="de-DE"/>
        </w:rPr>
        <w:t xml:space="preserve"> </w:t>
      </w:r>
    </w:p>
    <w:p w14:paraId="6F192567" w14:textId="11E2C08E" w:rsidR="00EB7DF4" w:rsidRPr="00BA526E" w:rsidRDefault="000472EA" w:rsidP="0009263C">
      <w:pPr>
        <w:pStyle w:val="NormalWeb"/>
        <w:spacing w:before="0" w:beforeAutospacing="0" w:after="0" w:afterAutospacing="0"/>
        <w:ind w:left="360"/>
        <w:rPr>
          <w:spacing w:val="-2"/>
          <w:kern w:val="16"/>
          <w:sz w:val="16"/>
          <w:szCs w:val="16"/>
          <w:lang w:eastAsia="de-DE"/>
        </w:rPr>
      </w:pPr>
      <m:oMathPara>
        <m:oMathParaPr>
          <m:jc m:val="left"/>
        </m:oMathParaPr>
        <m:oMath>
          <m:sSub>
            <m:sSubPr>
              <m:ctrlPr>
                <w:rPr>
                  <w:rFonts w:ascii="Cambria Math" w:hAnsi="Cambria Math"/>
                  <w:bCs/>
                  <w:i/>
                  <w:sz w:val="16"/>
                  <w:szCs w:val="16"/>
                  <w:lang w:eastAsia="de-DE"/>
                </w:rPr>
              </m:ctrlPr>
            </m:sSubPr>
            <m:e>
              <m:r>
                <w:rPr>
                  <w:rFonts w:ascii="Cambria Math" w:hAnsi="Cambria Math"/>
                  <w:sz w:val="16"/>
                  <w:szCs w:val="16"/>
                  <w:lang w:eastAsia="de-DE"/>
                </w:rPr>
                <m:t>P</m:t>
              </m:r>
            </m:e>
            <m:sub>
              <m:r>
                <w:rPr>
                  <w:rFonts w:ascii="Cambria Math" w:hAnsi="Cambria Math"/>
                  <w:sz w:val="16"/>
                  <w:szCs w:val="16"/>
                  <w:lang w:eastAsia="de-DE"/>
                </w:rPr>
                <m:t>ij</m:t>
              </m:r>
            </m:sub>
          </m:sSub>
          <m:r>
            <w:rPr>
              <w:rFonts w:ascii="Cambria Math" w:hAnsi="Cambria Math"/>
              <w:spacing w:val="-2"/>
              <w:kern w:val="16"/>
              <w:sz w:val="16"/>
              <w:szCs w:val="16"/>
              <w:lang w:eastAsia="de-DE"/>
            </w:rPr>
            <m:t xml:space="preserve">= </m:t>
          </m:r>
          <m:r>
            <m:rPr>
              <m:sty m:val="p"/>
            </m:rPr>
            <w:rPr>
              <w:rFonts w:ascii="Cambria Math" w:hAnsi="Cambria Math"/>
              <w:spacing w:val="-2"/>
              <w:kern w:val="16"/>
              <w:sz w:val="16"/>
              <w:szCs w:val="16"/>
              <w:lang w:eastAsia="de-DE"/>
            </w:rPr>
            <m:t xml:space="preserve">model probability </m:t>
          </m:r>
          <m:r>
            <m:rPr>
              <m:sty m:val="p"/>
            </m:rPr>
            <w:rPr>
              <w:rFonts w:ascii="Cambria Math"/>
              <w:spacing w:val="-2"/>
              <w:kern w:val="16"/>
              <w:sz w:val="16"/>
              <w:szCs w:val="16"/>
              <w:lang w:eastAsia="de-DE"/>
            </w:rPr>
            <m:t>of assigning label j to instance i</m:t>
          </m:r>
        </m:oMath>
      </m:oMathPara>
    </w:p>
    <w:p w14:paraId="32BCD468" w14:textId="7EEFDFEB" w:rsidR="00EB7DF4" w:rsidRDefault="00EB7DF4" w:rsidP="009D0147">
      <w:pPr>
        <w:pStyle w:val="ACLSubsection"/>
        <w:numPr>
          <w:ilvl w:val="2"/>
          <w:numId w:val="1"/>
        </w:numPr>
      </w:pPr>
      <w:r w:rsidRPr="00C60F9D">
        <w:t xml:space="preserve">Unsupervised learning evaluation </w:t>
      </w:r>
    </w:p>
    <w:p w14:paraId="112D7A84" w14:textId="2D324AEB" w:rsidR="00EB7DF4" w:rsidRPr="00376B98" w:rsidRDefault="00EB7DF4" w:rsidP="00104D57">
      <w:pPr>
        <w:pStyle w:val="NormalWeb"/>
        <w:spacing w:before="0" w:beforeAutospacing="0" w:after="0" w:afterAutospacing="0"/>
        <w:rPr>
          <w:sz w:val="22"/>
          <w:szCs w:val="22"/>
          <w:lang w:eastAsia="de-DE"/>
        </w:rPr>
      </w:pPr>
      <w:r w:rsidRPr="00376B98">
        <w:rPr>
          <w:spacing w:val="-2"/>
          <w:kern w:val="16"/>
          <w:sz w:val="22"/>
          <w:szCs w:val="22"/>
          <w:lang w:eastAsia="de-DE"/>
        </w:rPr>
        <w:t>One of the advantages of our dataset, in contrast to other datasets</w:t>
      </w:r>
      <w:r w:rsidR="0098045F">
        <w:rPr>
          <w:spacing w:val="-2"/>
          <w:kern w:val="16"/>
          <w:sz w:val="22"/>
          <w:szCs w:val="22"/>
          <w:lang w:eastAsia="de-DE"/>
        </w:rPr>
        <w:t xml:space="preserve"> used for </w:t>
      </w:r>
      <w:r w:rsidR="0098045F" w:rsidRPr="00376B98">
        <w:rPr>
          <w:spacing w:val="-2"/>
          <w:kern w:val="16"/>
          <w:sz w:val="22"/>
          <w:szCs w:val="22"/>
          <w:lang w:eastAsia="de-DE"/>
        </w:rPr>
        <w:t>unsupervised</w:t>
      </w:r>
      <w:r w:rsidR="0098045F">
        <w:rPr>
          <w:spacing w:val="-2"/>
          <w:kern w:val="16"/>
          <w:sz w:val="22"/>
          <w:szCs w:val="22"/>
          <w:lang w:eastAsia="de-DE"/>
        </w:rPr>
        <w:t xml:space="preserve"> learning</w:t>
      </w:r>
      <w:r w:rsidRPr="00376B98">
        <w:rPr>
          <w:spacing w:val="-2"/>
          <w:kern w:val="16"/>
          <w:sz w:val="22"/>
          <w:szCs w:val="22"/>
          <w:lang w:eastAsia="de-DE"/>
        </w:rPr>
        <w:t xml:space="preserve">, is </w:t>
      </w:r>
      <w:r w:rsidR="0098045F">
        <w:rPr>
          <w:spacing w:val="-2"/>
          <w:kern w:val="16"/>
          <w:sz w:val="22"/>
          <w:szCs w:val="22"/>
          <w:lang w:eastAsia="de-DE"/>
        </w:rPr>
        <w:t xml:space="preserve">that </w:t>
      </w:r>
      <w:r w:rsidR="002B2623">
        <w:rPr>
          <w:spacing w:val="-2"/>
          <w:kern w:val="16"/>
          <w:sz w:val="22"/>
          <w:szCs w:val="22"/>
          <w:lang w:eastAsia="de-DE"/>
        </w:rPr>
        <w:t>we can use the</w:t>
      </w:r>
      <w:r w:rsidR="00C92B1E">
        <w:rPr>
          <w:spacing w:val="-2"/>
          <w:kern w:val="16"/>
          <w:sz w:val="22"/>
          <w:szCs w:val="22"/>
          <w:lang w:eastAsia="de-DE"/>
        </w:rPr>
        <w:t xml:space="preserve"> labels for </w:t>
      </w:r>
      <w:r w:rsidR="00E87CB3">
        <w:rPr>
          <w:spacing w:val="-2"/>
          <w:kern w:val="16"/>
          <w:sz w:val="22"/>
          <w:szCs w:val="22"/>
          <w:lang w:eastAsia="de-DE"/>
        </w:rPr>
        <w:t>evaluation</w:t>
      </w:r>
      <w:r w:rsidR="0098045F">
        <w:rPr>
          <w:spacing w:val="-2"/>
          <w:kern w:val="16"/>
          <w:sz w:val="22"/>
          <w:szCs w:val="22"/>
          <w:lang w:eastAsia="de-DE"/>
        </w:rPr>
        <w:t xml:space="preserve">, which will, </w:t>
      </w:r>
      <w:r w:rsidR="00050FAB">
        <w:rPr>
          <w:spacing w:val="-2"/>
          <w:kern w:val="16"/>
          <w:sz w:val="22"/>
          <w:szCs w:val="22"/>
          <w:lang w:eastAsia="de-DE"/>
        </w:rPr>
        <w:t xml:space="preserve">in turn, can give us </w:t>
      </w:r>
      <w:proofErr w:type="gramStart"/>
      <w:r w:rsidR="00050FAB">
        <w:rPr>
          <w:spacing w:val="-2"/>
          <w:kern w:val="16"/>
          <w:sz w:val="22"/>
          <w:szCs w:val="22"/>
          <w:lang w:eastAsia="de-DE"/>
        </w:rPr>
        <w:t>a better and accurate results</w:t>
      </w:r>
      <w:proofErr w:type="gramEnd"/>
      <w:r w:rsidR="00050FAB">
        <w:rPr>
          <w:spacing w:val="-2"/>
          <w:kern w:val="16"/>
          <w:sz w:val="22"/>
          <w:szCs w:val="22"/>
          <w:lang w:eastAsia="de-DE"/>
        </w:rPr>
        <w:t>.</w:t>
      </w:r>
      <w:r w:rsidR="00104D57">
        <w:rPr>
          <w:spacing w:val="-2"/>
          <w:kern w:val="16"/>
          <w:sz w:val="22"/>
          <w:szCs w:val="22"/>
          <w:lang w:eastAsia="de-DE"/>
        </w:rPr>
        <w:t xml:space="preserve"> </w:t>
      </w:r>
      <w:proofErr w:type="gramStart"/>
      <w:r w:rsidRPr="00376B98">
        <w:rPr>
          <w:spacing w:val="-2"/>
          <w:kern w:val="16"/>
          <w:sz w:val="22"/>
          <w:szCs w:val="22"/>
          <w:lang w:eastAsia="de-DE"/>
        </w:rPr>
        <w:t>for</w:t>
      </w:r>
      <w:proofErr w:type="gramEnd"/>
      <w:r w:rsidRPr="00376B98">
        <w:rPr>
          <w:spacing w:val="-2"/>
          <w:kern w:val="16"/>
          <w:sz w:val="22"/>
          <w:szCs w:val="22"/>
          <w:lang w:eastAsia="de-DE"/>
        </w:rPr>
        <w:t xml:space="preserve"> example, </w:t>
      </w:r>
      <w:r w:rsidR="00050FAB">
        <w:rPr>
          <w:spacing w:val="-2"/>
          <w:kern w:val="16"/>
          <w:sz w:val="22"/>
          <w:szCs w:val="22"/>
          <w:lang w:eastAsia="de-DE"/>
        </w:rPr>
        <w:t>by using</w:t>
      </w:r>
      <w:r w:rsidRPr="00376B98">
        <w:rPr>
          <w:spacing w:val="-2"/>
          <w:kern w:val="16"/>
          <w:sz w:val="22"/>
          <w:szCs w:val="22"/>
          <w:lang w:eastAsia="de-DE"/>
        </w:rPr>
        <w:t xml:space="preserve"> external methods, which require</w:t>
      </w:r>
      <w:r w:rsidR="00BB1F07">
        <w:rPr>
          <w:spacing w:val="-2"/>
          <w:kern w:val="16"/>
          <w:sz w:val="22"/>
          <w:szCs w:val="22"/>
          <w:lang w:eastAsia="de-DE"/>
        </w:rPr>
        <w:t>s</w:t>
      </w:r>
      <w:r w:rsidRPr="00376B98">
        <w:rPr>
          <w:spacing w:val="-2"/>
          <w:kern w:val="16"/>
          <w:sz w:val="22"/>
          <w:szCs w:val="22"/>
          <w:lang w:eastAsia="de-DE"/>
        </w:rPr>
        <w:t xml:space="preserve"> class labels in order to measure the clustering quality.</w:t>
      </w:r>
    </w:p>
    <w:p w14:paraId="18C1E08A" w14:textId="77777777" w:rsidR="00EB7DF4" w:rsidRDefault="00EB7DF4" w:rsidP="005E072E">
      <w:pPr>
        <w:pStyle w:val="NormalWeb"/>
        <w:spacing w:before="0" w:beforeAutospacing="0" w:after="0" w:afterAutospacing="0"/>
        <w:rPr>
          <w:rFonts w:ascii="Calibri" w:hAnsi="Calibri"/>
          <w:color w:val="000000" w:themeColor="text1"/>
          <w:sz w:val="20"/>
          <w:szCs w:val="20"/>
        </w:rPr>
      </w:pPr>
      <w:r>
        <w:rPr>
          <w:rFonts w:ascii="Calibri" w:hAnsi="Calibri"/>
          <w:color w:val="000000"/>
          <w:sz w:val="20"/>
          <w:szCs w:val="20"/>
        </w:rPr>
        <w:t>W</w:t>
      </w:r>
      <w:r w:rsidRPr="00376B98">
        <w:rPr>
          <w:spacing w:val="-2"/>
          <w:kern w:val="16"/>
          <w:sz w:val="22"/>
          <w:szCs w:val="22"/>
          <w:lang w:eastAsia="de-DE"/>
        </w:rPr>
        <w:t>e will use the next evaluation methods</w:t>
      </w:r>
      <w:r>
        <w:rPr>
          <w:rFonts w:ascii="Calibri" w:hAnsi="Calibri"/>
          <w:color w:val="000000"/>
          <w:sz w:val="20"/>
          <w:szCs w:val="20"/>
        </w:rPr>
        <w:t>:</w:t>
      </w:r>
    </w:p>
    <w:p w14:paraId="4A741D62" w14:textId="0BBC17FE" w:rsidR="00EB7DF4" w:rsidRDefault="00EB7DF4" w:rsidP="00104D57">
      <w:pPr>
        <w:pStyle w:val="NormalWeb"/>
        <w:numPr>
          <w:ilvl w:val="0"/>
          <w:numId w:val="34"/>
        </w:numPr>
        <w:spacing w:before="0" w:beforeAutospacing="0" w:after="0" w:afterAutospacing="0"/>
        <w:rPr>
          <w:sz w:val="22"/>
          <w:szCs w:val="22"/>
          <w:lang w:eastAsia="de-DE"/>
        </w:rPr>
      </w:pPr>
      <w:r w:rsidRPr="1FF3F54F">
        <w:rPr>
          <w:i/>
          <w:iCs/>
          <w:spacing w:val="-2"/>
          <w:kern w:val="16"/>
          <w:sz w:val="22"/>
          <w:szCs w:val="22"/>
          <w:lang w:eastAsia="de-DE"/>
        </w:rPr>
        <w:t>Purity</w:t>
      </w:r>
      <w:r w:rsidR="00104D57" w:rsidRPr="00104D57">
        <w:rPr>
          <w:i/>
          <w:iCs/>
          <w:spacing w:val="-2"/>
          <w:kern w:val="16"/>
          <w:sz w:val="22"/>
          <w:szCs w:val="22"/>
          <w:lang w:eastAsia="de-DE"/>
        </w:rPr>
        <w:t>-</w:t>
      </w:r>
      <w:r w:rsidRPr="00376B98">
        <w:rPr>
          <w:spacing w:val="-2"/>
          <w:kern w:val="16"/>
          <w:sz w:val="22"/>
          <w:szCs w:val="22"/>
          <w:lang w:eastAsia="de-DE"/>
        </w:rPr>
        <w:t xml:space="preserve"> </w:t>
      </w:r>
      <w:proofErr w:type="gramStart"/>
      <w:r w:rsidRPr="00376B98">
        <w:rPr>
          <w:spacing w:val="-2"/>
          <w:kern w:val="16"/>
          <w:sz w:val="22"/>
          <w:szCs w:val="22"/>
          <w:lang w:eastAsia="de-DE"/>
        </w:rPr>
        <w:t>an external evaluation criteria</w:t>
      </w:r>
      <w:proofErr w:type="gramEnd"/>
      <w:r w:rsidRPr="00376B98">
        <w:rPr>
          <w:spacing w:val="-2"/>
          <w:kern w:val="16"/>
          <w:sz w:val="22"/>
          <w:szCs w:val="22"/>
          <w:lang w:eastAsia="de-DE"/>
        </w:rPr>
        <w:t xml:space="preserve"> of cluster quality. </w:t>
      </w:r>
      <w:r w:rsidR="00A51B94" w:rsidRPr="00376B98">
        <w:rPr>
          <w:spacing w:val="-2"/>
          <w:kern w:val="16"/>
          <w:sz w:val="22"/>
          <w:szCs w:val="22"/>
          <w:lang w:eastAsia="de-DE"/>
        </w:rPr>
        <w:t>This criterion</w:t>
      </w:r>
      <w:r w:rsidRPr="00376B98">
        <w:rPr>
          <w:spacing w:val="-2"/>
          <w:kern w:val="16"/>
          <w:sz w:val="22"/>
          <w:szCs w:val="22"/>
          <w:lang w:eastAsia="de-DE"/>
        </w:rPr>
        <w:t xml:space="preserve"> represent the percent of data points that classified correctly.</w:t>
      </w:r>
    </w:p>
    <w:p w14:paraId="2B6DF7D0" w14:textId="77777777" w:rsidR="00EB7DF4" w:rsidRPr="005F7D80" w:rsidRDefault="00EB7DF4" w:rsidP="0009263C">
      <w:pPr>
        <w:pStyle w:val="NormalWeb"/>
        <w:spacing w:before="0" w:beforeAutospacing="0" w:after="0" w:afterAutospacing="0"/>
        <w:ind w:left="348"/>
        <w:rPr>
          <w:sz w:val="22"/>
          <w:szCs w:val="22"/>
          <w:lang w:eastAsia="de-DE"/>
        </w:rPr>
      </w:pPr>
      <w:r w:rsidRPr="005F7D80">
        <w:rPr>
          <w:spacing w:val="-2"/>
          <w:kern w:val="16"/>
          <w:sz w:val="22"/>
          <w:szCs w:val="22"/>
          <w:lang w:eastAsia="de-DE"/>
        </w:rPr>
        <w:t>"</w:t>
      </w:r>
      <w:proofErr w:type="gramStart"/>
      <w:r w:rsidRPr="005F7D80">
        <w:rPr>
          <w:spacing w:val="-2"/>
          <w:kern w:val="16"/>
          <w:sz w:val="22"/>
          <w:szCs w:val="22"/>
          <w:lang w:eastAsia="de-DE"/>
        </w:rPr>
        <w:t>correctly</w:t>
      </w:r>
      <w:proofErr w:type="gramEnd"/>
      <w:r w:rsidRPr="005F7D80">
        <w:rPr>
          <w:spacing w:val="-2"/>
          <w:kern w:val="16"/>
          <w:sz w:val="22"/>
          <w:szCs w:val="22"/>
          <w:lang w:eastAsia="de-DE"/>
        </w:rPr>
        <w:t>" implies that each cluster ci has identified a group of objects as the same class that the ground truth has indicated</w:t>
      </w:r>
      <w:r>
        <w:rPr>
          <w:spacing w:val="-2"/>
          <w:kern w:val="16"/>
          <w:sz w:val="22"/>
          <w:szCs w:val="22"/>
          <w:lang w:eastAsia="de-DE"/>
        </w:rPr>
        <w:t>.</w:t>
      </w:r>
    </w:p>
    <w:p w14:paraId="7D221273" w14:textId="2BBA76D8" w:rsidR="001C6D63" w:rsidRDefault="00EB7DF4" w:rsidP="0009263C">
      <w:pPr>
        <w:pStyle w:val="NormalWeb"/>
        <w:spacing w:before="0" w:beforeAutospacing="0" w:after="0" w:afterAutospacing="0"/>
        <w:ind w:left="348"/>
        <w:rPr>
          <w:sz w:val="16"/>
          <w:szCs w:val="16"/>
          <w:lang w:eastAsia="de-DE"/>
          <w:oMath/>
        </w:rPr>
      </w:pPr>
      <w:r w:rsidRPr="005F7D80">
        <w:rPr>
          <w:spacing w:val="-2"/>
          <w:kern w:val="16"/>
          <w:sz w:val="22"/>
          <w:szCs w:val="22"/>
          <w:lang w:eastAsia="de-DE"/>
        </w:rPr>
        <w:t xml:space="preserve">Score of </w:t>
      </w:r>
      <w:proofErr w:type="gramStart"/>
      <w:r w:rsidRPr="005F7D80">
        <w:rPr>
          <w:spacing w:val="-2"/>
          <w:kern w:val="16"/>
          <w:sz w:val="22"/>
          <w:szCs w:val="22"/>
          <w:lang w:eastAsia="de-DE"/>
        </w:rPr>
        <w:t>1</w:t>
      </w:r>
      <w:proofErr w:type="gramEnd"/>
      <w:r w:rsidRPr="005F7D80">
        <w:rPr>
          <w:spacing w:val="-2"/>
          <w:kern w:val="16"/>
          <w:sz w:val="22"/>
          <w:szCs w:val="22"/>
          <w:lang w:eastAsia="de-DE"/>
        </w:rPr>
        <w:t xml:space="preserve"> will be obtained if we will have 1-to-1 mapping between </w:t>
      </w:r>
      <m:oMath>
        <m:sSub>
          <m:sSubPr>
            <m:ctrlPr>
              <w:rPr>
                <w:rFonts w:ascii="Cambria Math" w:hAnsi="Cambria Math"/>
                <w:bCs/>
                <w:i/>
                <w:sz w:val="16"/>
                <w:szCs w:val="16"/>
                <w:lang w:eastAsia="de-DE"/>
              </w:rPr>
            </m:ctrlPr>
          </m:sSubPr>
          <m:e>
            <m:r>
              <w:rPr>
                <w:rFonts w:ascii="Cambria Math" w:hAnsi="Cambria Math"/>
                <w:sz w:val="16"/>
                <w:szCs w:val="16"/>
                <w:lang w:eastAsia="de-DE"/>
              </w:rPr>
              <m:t>C</m:t>
            </m:r>
          </m:e>
          <m:sub>
            <m:r>
              <w:rPr>
                <w:rFonts w:ascii="Cambria Math" w:hAnsi="Cambria Math"/>
                <w:sz w:val="16"/>
                <w:szCs w:val="16"/>
                <w:lang w:eastAsia="de-DE"/>
              </w:rPr>
              <m:t>i</m:t>
            </m:r>
          </m:sub>
        </m:sSub>
      </m:oMath>
      <w:r w:rsidRPr="005F7D80">
        <w:rPr>
          <w:spacing w:val="-2"/>
          <w:kern w:val="16"/>
          <w:sz w:val="22"/>
          <w:szCs w:val="22"/>
          <w:lang w:eastAsia="de-DE"/>
        </w:rPr>
        <w:t xml:space="preserve"> to</w:t>
      </w:r>
      <w:r w:rsidR="00BA526E">
        <w:rPr>
          <w:spacing w:val="-2"/>
          <w:kern w:val="16"/>
          <w:sz w:val="22"/>
          <w:szCs w:val="22"/>
          <w:lang w:eastAsia="de-DE"/>
        </w:rPr>
        <w:t xml:space="preserve"> </w:t>
      </w:r>
      <m:oMath>
        <m:sSub>
          <m:sSubPr>
            <m:ctrlPr>
              <w:rPr>
                <w:rFonts w:ascii="Cambria Math" w:hAnsi="Cambria Math"/>
                <w:bCs/>
                <w:i/>
                <w:sz w:val="16"/>
                <w:szCs w:val="16"/>
                <w:lang w:eastAsia="de-DE"/>
              </w:rPr>
            </m:ctrlPr>
          </m:sSubPr>
          <m:e>
            <m:r>
              <w:rPr>
                <w:rFonts w:ascii="Cambria Math" w:hAnsi="Cambria Math"/>
                <w:sz w:val="16"/>
                <w:szCs w:val="16"/>
                <w:lang w:eastAsia="de-DE"/>
              </w:rPr>
              <m:t>t</m:t>
            </m:r>
          </m:e>
          <m:sub>
            <m:r>
              <w:rPr>
                <w:rFonts w:ascii="Cambria Math" w:hAnsi="Cambria Math"/>
                <w:sz w:val="16"/>
                <w:szCs w:val="16"/>
                <w:lang w:eastAsia="de-DE"/>
              </w:rPr>
              <m:t>i</m:t>
            </m:r>
          </m:sub>
        </m:sSub>
      </m:oMath>
    </w:p>
    <w:p w14:paraId="1F2ACE99" w14:textId="5C49884F" w:rsidR="00EB7DF4" w:rsidRDefault="00EB7DF4">
      <w:pPr>
        <w:pStyle w:val="NormalWeb"/>
        <w:spacing w:before="0" w:beforeAutospacing="0" w:after="0" w:afterAutospacing="0"/>
        <w:ind w:left="348"/>
        <w:jc w:val="right"/>
        <w:textAlignment w:val="baseline"/>
        <w:rPr>
          <w:sz w:val="22"/>
          <w:szCs w:val="22"/>
          <w:lang w:eastAsia="de-DE"/>
        </w:rPr>
        <w:pPrChange w:id="1" w:author="Shaubi Mann, Ayala" w:date="2018-09-12T18:49:00Z">
          <w:pPr>
            <w:pStyle w:val="NormalWeb"/>
            <w:spacing w:before="0" w:beforeAutospacing="0" w:after="0" w:afterAutospacing="0"/>
            <w:ind w:left="360"/>
            <w:jc w:val="center"/>
            <w:textAlignment w:val="baseline"/>
          </w:pPr>
        </w:pPrChange>
      </w:pPr>
      <m:oMath>
        <m:r>
          <w:rPr>
            <w:rFonts w:ascii="Cambria Math" w:hAnsi="Cambria Math"/>
            <w:sz w:val="20"/>
            <w:szCs w:val="20"/>
            <w:lang w:eastAsia="de-DE"/>
          </w:rPr>
          <m:t>Purity=</m:t>
        </m:r>
        <m:f>
          <m:fPr>
            <m:ctrlPr>
              <w:rPr>
                <w:rFonts w:ascii="Cambria Math" w:hAnsi="Cambria Math"/>
                <w:bCs/>
                <w:i/>
                <w:sz w:val="20"/>
                <w:szCs w:val="20"/>
                <w:lang w:eastAsia="de-DE"/>
              </w:rPr>
            </m:ctrlPr>
          </m:fPr>
          <m:num>
            <m:r>
              <w:rPr>
                <w:rFonts w:ascii="Cambria Math" w:hAnsi="Cambria Math"/>
                <w:sz w:val="20"/>
                <w:szCs w:val="20"/>
                <w:lang w:eastAsia="de-DE"/>
              </w:rPr>
              <m:t>1</m:t>
            </m:r>
          </m:num>
          <m:den>
            <m:r>
              <w:rPr>
                <w:rFonts w:ascii="Cambria Math" w:hAnsi="Cambria Math"/>
                <w:sz w:val="20"/>
                <w:szCs w:val="20"/>
                <w:lang w:eastAsia="de-DE"/>
              </w:rPr>
              <m:t>N</m:t>
            </m:r>
          </m:den>
        </m:f>
        <m:nary>
          <m:naryPr>
            <m:chr m:val="∑"/>
            <m:limLoc m:val="undOvr"/>
            <m:ctrlPr>
              <w:rPr>
                <w:rFonts w:ascii="Cambria Math" w:hAnsi="Cambria Math"/>
                <w:bCs/>
                <w:i/>
                <w:sz w:val="20"/>
                <w:szCs w:val="20"/>
                <w:lang w:eastAsia="de-DE"/>
              </w:rPr>
            </m:ctrlPr>
          </m:naryPr>
          <m:sub>
            <m:r>
              <w:rPr>
                <w:rFonts w:ascii="Cambria Math" w:hAnsi="Cambria Math"/>
                <w:sz w:val="20"/>
                <w:szCs w:val="20"/>
                <w:lang w:eastAsia="de-DE"/>
              </w:rPr>
              <m:t>i=1</m:t>
            </m:r>
          </m:sub>
          <m:sup>
            <m:r>
              <w:rPr>
                <w:rFonts w:ascii="Cambria Math" w:hAnsi="Cambria Math"/>
                <w:sz w:val="20"/>
                <w:szCs w:val="20"/>
                <w:lang w:eastAsia="de-DE"/>
              </w:rPr>
              <m:t>K</m:t>
            </m:r>
          </m:sup>
          <m:e>
            <m:func>
              <m:funcPr>
                <m:ctrlPr>
                  <w:rPr>
                    <w:rFonts w:ascii="Cambria Math" w:hAnsi="Cambria Math"/>
                    <w:bCs/>
                    <w:i/>
                    <w:sz w:val="20"/>
                    <w:szCs w:val="20"/>
                    <w:lang w:eastAsia="de-DE"/>
                  </w:rPr>
                </m:ctrlPr>
              </m:funcPr>
              <m:fName>
                <m:limLow>
                  <m:limLowPr>
                    <m:ctrlPr>
                      <w:rPr>
                        <w:rFonts w:ascii="Cambria Math" w:hAnsi="Cambria Math"/>
                        <w:bCs/>
                        <w:i/>
                        <w:sz w:val="20"/>
                        <w:szCs w:val="20"/>
                        <w:lang w:eastAsia="de-DE"/>
                      </w:rPr>
                    </m:ctrlPr>
                  </m:limLowPr>
                  <m:e>
                    <m:r>
                      <w:rPr>
                        <w:rFonts w:ascii="Cambria Math" w:hAnsi="Cambria Math"/>
                        <w:sz w:val="20"/>
                        <w:szCs w:val="20"/>
                        <w:lang w:eastAsia="de-DE"/>
                      </w:rPr>
                      <m:t>max</m:t>
                    </m:r>
                  </m:e>
                  <m:lim>
                    <m:r>
                      <w:rPr>
                        <w:rFonts w:ascii="Cambria Math" w:hAnsi="Cambria Math"/>
                        <w:sz w:val="20"/>
                        <w:szCs w:val="20"/>
                        <w:lang w:eastAsia="de-DE"/>
                      </w:rPr>
                      <m:t>j</m:t>
                    </m:r>
                  </m:lim>
                </m:limLow>
              </m:fName>
              <m:e>
                <m:r>
                  <w:rPr>
                    <w:rFonts w:ascii="Cambria Math" w:hAnsi="Cambria Math"/>
                    <w:sz w:val="20"/>
                    <w:szCs w:val="20"/>
                    <w:lang w:eastAsia="de-DE"/>
                  </w:rPr>
                  <m:t>|</m:t>
                </m:r>
                <m:sSub>
                  <m:sSubPr>
                    <m:ctrlPr>
                      <w:rPr>
                        <w:rFonts w:ascii="Cambria Math" w:hAnsi="Cambria Math"/>
                        <w:bCs/>
                        <w:i/>
                        <w:sz w:val="20"/>
                        <w:szCs w:val="20"/>
                        <w:lang w:eastAsia="de-DE"/>
                      </w:rPr>
                    </m:ctrlPr>
                  </m:sSubPr>
                  <m:e>
                    <m:r>
                      <w:rPr>
                        <w:rFonts w:ascii="Cambria Math" w:hAnsi="Cambria Math"/>
                        <w:sz w:val="20"/>
                        <w:szCs w:val="20"/>
                        <w:lang w:eastAsia="de-DE"/>
                      </w:rPr>
                      <m:t>c</m:t>
                    </m:r>
                  </m:e>
                  <m:sub>
                    <m:r>
                      <w:rPr>
                        <w:rFonts w:ascii="Cambria Math" w:hAnsi="Cambria Math"/>
                        <w:sz w:val="20"/>
                        <w:szCs w:val="20"/>
                        <w:lang w:eastAsia="de-DE"/>
                      </w:rPr>
                      <m:t>i</m:t>
                    </m:r>
                  </m:sub>
                </m:sSub>
                <m:r>
                  <w:rPr>
                    <w:rFonts w:ascii="Cambria Math" w:hAnsi="Cambria Math"/>
                    <w:sz w:val="20"/>
                    <w:szCs w:val="20"/>
                    <w:lang w:eastAsia="de-DE"/>
                  </w:rPr>
                  <m:t>∩</m:t>
                </m:r>
                <m:sSub>
                  <m:sSubPr>
                    <m:ctrlPr>
                      <w:rPr>
                        <w:rFonts w:ascii="Cambria Math" w:hAnsi="Cambria Math"/>
                        <w:bCs/>
                        <w:i/>
                        <w:sz w:val="20"/>
                        <w:szCs w:val="20"/>
                        <w:lang w:eastAsia="de-DE"/>
                      </w:rPr>
                    </m:ctrlPr>
                  </m:sSubPr>
                  <m:e>
                    <m:r>
                      <w:rPr>
                        <w:rFonts w:ascii="Cambria Math" w:hAnsi="Cambria Math"/>
                        <w:sz w:val="20"/>
                        <w:szCs w:val="20"/>
                        <w:lang w:eastAsia="de-DE"/>
                      </w:rPr>
                      <m:t>t</m:t>
                    </m:r>
                  </m:e>
                  <m:sub>
                    <m:r>
                      <w:rPr>
                        <w:rFonts w:ascii="Cambria Math" w:hAnsi="Cambria Math"/>
                        <w:sz w:val="20"/>
                        <w:szCs w:val="20"/>
                        <w:lang w:eastAsia="de-DE"/>
                      </w:rPr>
                      <m:t>j</m:t>
                    </m:r>
                  </m:sub>
                </m:sSub>
                <m:r>
                  <w:rPr>
                    <w:rFonts w:ascii="Cambria Math" w:hAnsi="Cambria Math"/>
                    <w:sz w:val="20"/>
                    <w:szCs w:val="20"/>
                    <w:lang w:eastAsia="de-DE"/>
                  </w:rPr>
                  <m:t>|</m:t>
                </m:r>
              </m:e>
            </m:func>
          </m:e>
        </m:nary>
      </m:oMath>
      <w:r w:rsidR="00AD2270" w:rsidRPr="002D0539">
        <w:t xml:space="preserve"> </w:t>
      </w:r>
      <w:r w:rsidR="00AD2270" w:rsidRPr="002D0539">
        <w:tab/>
      </w:r>
      <w:r w:rsidR="00AD2270" w:rsidRPr="1FF3F54F">
        <w:rPr>
          <w:sz w:val="20"/>
          <w:szCs w:val="20"/>
          <w:lang w:eastAsia="de-DE"/>
          <w:rPrChange w:id="2" w:author="Shaubi Mann, Ayala" w:date="2018-09-12T18:49:00Z">
            <w:rPr/>
          </w:rPrChange>
        </w:rPr>
        <w:t>(</w:t>
      </w:r>
      <w:r w:rsidR="00102070" w:rsidRPr="1FF3F54F">
        <w:rPr>
          <w:sz w:val="20"/>
          <w:szCs w:val="20"/>
          <w:lang w:eastAsia="de-DE"/>
          <w:rPrChange w:id="3" w:author="Shaubi Mann, Ayala" w:date="2018-09-12T18:49:00Z">
            <w:rPr/>
          </w:rPrChange>
        </w:rPr>
        <w:t>3</w:t>
      </w:r>
      <w:r w:rsidR="00AD2270" w:rsidRPr="1FF3F54F">
        <w:rPr>
          <w:sz w:val="20"/>
          <w:szCs w:val="20"/>
          <w:lang w:eastAsia="de-DE"/>
          <w:rPrChange w:id="4" w:author="Shaubi Mann, Ayala" w:date="2018-09-12T18:49:00Z">
            <w:rPr/>
          </w:rPrChange>
        </w:rPr>
        <w:t>)</w:t>
      </w:r>
    </w:p>
    <w:p w14:paraId="41F059F9" w14:textId="77777777" w:rsidR="00BA526E" w:rsidRPr="00CD74FE" w:rsidRDefault="00BA526E" w:rsidP="0009263C">
      <w:pPr>
        <w:pStyle w:val="NormalWeb"/>
        <w:spacing w:before="0" w:beforeAutospacing="0" w:after="0" w:afterAutospacing="0"/>
        <w:ind w:left="348"/>
        <w:rPr>
          <w:i/>
          <w:iCs/>
          <w:sz w:val="22"/>
          <w:szCs w:val="22"/>
          <w:lang w:eastAsia="de-DE"/>
        </w:rPr>
      </w:pPr>
      <w:r w:rsidRPr="1FF3F54F">
        <w:rPr>
          <w:i/>
          <w:iCs/>
          <w:spacing w:val="-2"/>
          <w:kern w:val="16"/>
          <w:sz w:val="22"/>
          <w:szCs w:val="22"/>
          <w:lang w:eastAsia="de-DE"/>
        </w:rPr>
        <w:t xml:space="preserve">Where - </w:t>
      </w:r>
    </w:p>
    <w:p w14:paraId="3CB8897D" w14:textId="77777777" w:rsidR="00BA526E" w:rsidRPr="00BA526E" w:rsidRDefault="00BA526E" w:rsidP="0009263C">
      <w:pPr>
        <w:pStyle w:val="NormalWeb"/>
        <w:spacing w:before="0" w:beforeAutospacing="0" w:after="0" w:afterAutospacing="0"/>
        <w:ind w:left="348"/>
        <w:rPr>
          <w:spacing w:val="-2"/>
          <w:kern w:val="16"/>
          <w:sz w:val="16"/>
          <w:szCs w:val="16"/>
          <w:lang w:eastAsia="de-DE"/>
        </w:rPr>
      </w:pPr>
      <m:oMath>
        <m:r>
          <w:rPr>
            <w:rFonts w:ascii="Cambria Math" w:hAnsi="Cambria Math"/>
            <w:spacing w:val="-2"/>
            <w:kern w:val="16"/>
            <w:sz w:val="16"/>
            <w:szCs w:val="16"/>
            <w:lang w:eastAsia="de-DE"/>
          </w:rPr>
          <m:t xml:space="preserve">N= </m:t>
        </m:r>
        <m:r>
          <m:rPr>
            <m:sty m:val="p"/>
          </m:rPr>
          <w:rPr>
            <w:rFonts w:ascii="Cambria Math" w:hAnsi="Cambria Math"/>
            <w:spacing w:val="-2"/>
            <w:kern w:val="16"/>
            <w:sz w:val="16"/>
            <w:szCs w:val="16"/>
            <w:lang w:eastAsia="de-DE"/>
          </w:rPr>
          <m:t>number of instances</m:t>
        </m:r>
      </m:oMath>
      <w:r w:rsidRPr="00BA526E">
        <w:rPr>
          <w:spacing w:val="-2"/>
          <w:kern w:val="16"/>
          <w:sz w:val="16"/>
          <w:szCs w:val="16"/>
          <w:lang w:eastAsia="de-DE"/>
        </w:rPr>
        <w:t xml:space="preserve"> </w:t>
      </w:r>
    </w:p>
    <w:p w14:paraId="0E7F46B2" w14:textId="031ECD10" w:rsidR="00BA526E" w:rsidRPr="00BA526E" w:rsidRDefault="00BA526E" w:rsidP="0009263C">
      <w:pPr>
        <w:pStyle w:val="NormalWeb"/>
        <w:spacing w:before="0" w:beforeAutospacing="0" w:after="0" w:afterAutospacing="0"/>
        <w:ind w:left="348"/>
        <w:rPr>
          <w:spacing w:val="-2"/>
          <w:kern w:val="16"/>
          <w:sz w:val="16"/>
          <w:szCs w:val="16"/>
          <w:lang w:eastAsia="de-DE"/>
        </w:rPr>
      </w:pPr>
      <m:oMathPara>
        <m:oMathParaPr>
          <m:jc m:val="left"/>
        </m:oMathParaPr>
        <m:oMath>
          <m:r>
            <m:rPr>
              <m:sty m:val="p"/>
            </m:rPr>
            <w:rPr>
              <w:rFonts w:ascii="Cambria Math" w:hAnsi="Cambria Math"/>
              <w:spacing w:val="-2"/>
              <w:kern w:val="16"/>
              <w:sz w:val="16"/>
              <w:szCs w:val="16"/>
              <w:lang w:eastAsia="de-DE"/>
            </w:rPr>
            <m:t>K</m:t>
          </m:r>
          <m:r>
            <w:rPr>
              <w:rFonts w:ascii="Cambria Math" w:hAnsi="Cambria Math"/>
              <w:spacing w:val="-2"/>
              <w:kern w:val="16"/>
              <w:sz w:val="16"/>
              <w:szCs w:val="16"/>
              <w:lang w:eastAsia="de-DE"/>
            </w:rPr>
            <m:t xml:space="preserve">= </m:t>
          </m:r>
          <m:r>
            <m:rPr>
              <m:sty m:val="p"/>
            </m:rPr>
            <w:rPr>
              <w:rFonts w:ascii="Cambria Math" w:hAnsi="Cambria Math"/>
              <w:spacing w:val="-2"/>
              <w:kern w:val="16"/>
              <w:sz w:val="16"/>
              <w:szCs w:val="16"/>
              <w:lang w:eastAsia="de-DE"/>
            </w:rPr>
            <m:t>number of clusters</m:t>
          </m:r>
        </m:oMath>
      </m:oMathPara>
    </w:p>
    <w:p w14:paraId="43C7DCAD" w14:textId="0BF774E7" w:rsidR="00BA526E" w:rsidRPr="00BA526E" w:rsidRDefault="000472EA" w:rsidP="0009263C">
      <w:pPr>
        <w:pStyle w:val="NormalWeb"/>
        <w:spacing w:before="0" w:beforeAutospacing="0" w:after="0" w:afterAutospacing="0"/>
        <w:ind w:left="348"/>
        <w:rPr>
          <w:spacing w:val="-2"/>
          <w:kern w:val="16"/>
          <w:sz w:val="16"/>
          <w:szCs w:val="16"/>
          <w:lang w:eastAsia="de-DE"/>
        </w:rPr>
      </w:pPr>
      <m:oMath>
        <m:sSub>
          <m:sSubPr>
            <m:ctrlPr>
              <w:rPr>
                <w:rFonts w:ascii="Cambria Math" w:hAnsi="Cambria Math"/>
                <w:bCs/>
                <w:i/>
                <w:sz w:val="16"/>
                <w:szCs w:val="16"/>
                <w:lang w:eastAsia="de-DE"/>
              </w:rPr>
            </m:ctrlPr>
          </m:sSubPr>
          <m:e>
            <m:r>
              <w:rPr>
                <w:rFonts w:ascii="Cambria Math" w:hAnsi="Cambria Math"/>
                <w:sz w:val="16"/>
                <w:szCs w:val="16"/>
                <w:lang w:eastAsia="de-DE"/>
              </w:rPr>
              <m:t>C</m:t>
            </m:r>
          </m:e>
          <m:sub>
            <m:r>
              <w:rPr>
                <w:rFonts w:ascii="Cambria Math" w:hAnsi="Cambria Math"/>
                <w:sz w:val="16"/>
                <w:szCs w:val="16"/>
                <w:lang w:eastAsia="de-DE"/>
              </w:rPr>
              <m:t>i</m:t>
            </m:r>
          </m:sub>
        </m:sSub>
        <m:r>
          <w:rPr>
            <w:rFonts w:ascii="Cambria Math" w:hAnsi="Cambria Math"/>
            <w:spacing w:val="-2"/>
            <w:kern w:val="16"/>
            <w:sz w:val="16"/>
            <w:szCs w:val="16"/>
            <w:lang w:eastAsia="de-DE"/>
          </w:rPr>
          <m:t>=cluster in C</m:t>
        </m:r>
      </m:oMath>
      <w:r w:rsidR="00BA526E" w:rsidRPr="00BA526E">
        <w:rPr>
          <w:spacing w:val="-2"/>
          <w:kern w:val="16"/>
          <w:sz w:val="16"/>
          <w:szCs w:val="16"/>
          <w:lang w:eastAsia="de-DE"/>
        </w:rPr>
        <w:t xml:space="preserve"> </w:t>
      </w:r>
    </w:p>
    <w:p w14:paraId="685C8F3F" w14:textId="315301F2" w:rsidR="00BA526E" w:rsidRPr="0009263C" w:rsidRDefault="000472EA" w:rsidP="0009263C">
      <w:pPr>
        <w:pStyle w:val="NormalWeb"/>
        <w:spacing w:before="0" w:beforeAutospacing="0" w:after="0" w:afterAutospacing="0"/>
        <w:ind w:left="348"/>
        <w:rPr>
          <w:spacing w:val="-2"/>
          <w:kern w:val="16"/>
          <w:sz w:val="16"/>
          <w:szCs w:val="14"/>
          <w:lang w:eastAsia="de-DE"/>
        </w:rPr>
      </w:pPr>
      <m:oMathPara>
        <m:oMathParaPr>
          <m:jc m:val="left"/>
        </m:oMathParaPr>
        <m:oMath>
          <m:sSub>
            <m:sSubPr>
              <m:ctrlPr>
                <w:rPr>
                  <w:rFonts w:ascii="Cambria Math" w:hAnsi="Cambria Math"/>
                  <w:bCs/>
                  <w:i/>
                  <w:sz w:val="16"/>
                  <w:szCs w:val="16"/>
                  <w:lang w:eastAsia="de-DE"/>
                </w:rPr>
              </m:ctrlPr>
            </m:sSubPr>
            <m:e>
              <m:r>
                <w:rPr>
                  <w:rFonts w:ascii="Cambria Math" w:hAnsi="Cambria Math"/>
                  <w:sz w:val="16"/>
                  <w:szCs w:val="16"/>
                  <w:lang w:eastAsia="de-DE"/>
                </w:rPr>
                <m:t>t</m:t>
              </m:r>
            </m:e>
            <m:sub>
              <m:r>
                <w:rPr>
                  <w:rFonts w:ascii="Cambria Math" w:hAnsi="Cambria Math"/>
                  <w:sz w:val="16"/>
                  <w:szCs w:val="16"/>
                  <w:lang w:eastAsia="de-DE"/>
                </w:rPr>
                <m:t>i</m:t>
              </m:r>
            </m:sub>
          </m:sSub>
          <m:r>
            <w:rPr>
              <w:rFonts w:ascii="Cambria Math" w:hAnsi="Cambria Math"/>
              <w:spacing w:val="-2"/>
              <w:kern w:val="16"/>
              <w:sz w:val="16"/>
              <w:szCs w:val="16"/>
              <w:lang w:eastAsia="de-DE"/>
            </w:rPr>
            <m:t>=</m:t>
          </m:r>
          <m:r>
            <m:rPr>
              <m:sty m:val="p"/>
            </m:rPr>
            <w:rPr>
              <w:rFonts w:ascii="Cambria Math" w:hAnsi="Cambria Math"/>
              <w:spacing w:val="-2"/>
              <w:kern w:val="16"/>
              <w:sz w:val="16"/>
              <w:szCs w:val="16"/>
              <w:lang w:eastAsia="de-DE"/>
            </w:rPr>
            <m:t>the classification which has the</m:t>
          </m:r>
          <m:r>
            <w:rPr>
              <w:rFonts w:ascii="Cambria Math" w:hAnsi="Cambria Math"/>
              <w:spacing w:val="-2"/>
              <w:kern w:val="16"/>
              <w:sz w:val="16"/>
              <w:szCs w:val="16"/>
              <w:lang w:eastAsia="de-DE"/>
            </w:rPr>
            <m:t xml:space="preserve"> maximal count</m:t>
          </m:r>
        </m:oMath>
      </m:oMathPara>
    </w:p>
    <w:p w14:paraId="32622555" w14:textId="7F1D1543" w:rsidR="00EB7DF4" w:rsidRPr="005F7D80" w:rsidRDefault="00EB7DF4" w:rsidP="0009263C">
      <w:pPr>
        <w:pStyle w:val="NormalWeb"/>
        <w:numPr>
          <w:ilvl w:val="0"/>
          <w:numId w:val="34"/>
        </w:numPr>
        <w:spacing w:before="0" w:beforeAutospacing="0" w:after="0" w:afterAutospacing="0"/>
        <w:textAlignment w:val="baseline"/>
        <w:rPr>
          <w:sz w:val="22"/>
          <w:szCs w:val="22"/>
          <w:lang w:eastAsia="de-DE"/>
        </w:rPr>
      </w:pPr>
      <w:r w:rsidRPr="1FF3F54F">
        <w:rPr>
          <w:i/>
          <w:iCs/>
          <w:spacing w:val="-2"/>
          <w:kern w:val="16"/>
          <w:sz w:val="22"/>
          <w:szCs w:val="22"/>
          <w:lang w:eastAsia="de-DE"/>
        </w:rPr>
        <w:t>Normalized Mutual information</w:t>
      </w:r>
      <w:r w:rsidR="00104D57" w:rsidRPr="00104D57">
        <w:rPr>
          <w:i/>
          <w:iCs/>
          <w:spacing w:val="-2"/>
          <w:kern w:val="16"/>
          <w:sz w:val="22"/>
          <w:szCs w:val="22"/>
          <w:lang w:eastAsia="de-DE"/>
        </w:rPr>
        <w:t>-</w:t>
      </w:r>
      <w:r w:rsidRPr="005F7D80">
        <w:rPr>
          <w:spacing w:val="-2"/>
          <w:kern w:val="16"/>
          <w:sz w:val="22"/>
          <w:szCs w:val="22"/>
          <w:lang w:eastAsia="de-DE"/>
        </w:rPr>
        <w:t xml:space="preserve"> considered a great method for determining the quality of the clustering. Mutual Information tells us the reduction in the entropy of class labels that we get if we know the cluster labels.</w:t>
      </w:r>
    </w:p>
    <w:p w14:paraId="7A3F0E76" w14:textId="77777777" w:rsidR="0019077D" w:rsidRPr="0019077D" w:rsidRDefault="00EB7DF4" w:rsidP="0009263C">
      <w:pPr>
        <w:pStyle w:val="NormalWeb"/>
        <w:spacing w:before="0" w:beforeAutospacing="0" w:after="0" w:afterAutospacing="0"/>
        <w:ind w:left="360"/>
        <w:rPr>
          <w:sz w:val="22"/>
          <w:szCs w:val="22"/>
          <w:lang w:eastAsia="de-DE"/>
        </w:rPr>
      </w:pPr>
      <w:r w:rsidRPr="005F7D80">
        <w:rPr>
          <w:spacing w:val="-2"/>
          <w:kern w:val="16"/>
          <w:sz w:val="22"/>
          <w:szCs w:val="22"/>
          <w:lang w:eastAsia="de-DE"/>
        </w:rPr>
        <w:t>This method allow comparing score between different clustering outputs having different number of clusters.</w:t>
      </w:r>
    </w:p>
    <w:p w14:paraId="57463670" w14:textId="44E2DA50" w:rsidR="00102070" w:rsidRPr="00D801FB" w:rsidRDefault="002C382D" w:rsidP="00D801FB">
      <w:pPr>
        <w:pStyle w:val="NormalWeb"/>
        <w:spacing w:before="0" w:beforeAutospacing="0" w:after="0" w:afterAutospacing="0"/>
        <w:ind w:left="360"/>
        <w:jc w:val="right"/>
        <w:textAlignment w:val="baseline"/>
        <w:rPr>
          <w:sz w:val="22"/>
          <w:szCs w:val="22"/>
          <w:lang w:eastAsia="de-DE"/>
        </w:rPr>
      </w:pPr>
      <m:oMath>
        <m:r>
          <w:rPr>
            <w:rFonts w:ascii="Cambria Math" w:hAnsi="Cambria Math"/>
            <w:sz w:val="20"/>
            <w:szCs w:val="20"/>
            <w:lang w:eastAsia="de-DE"/>
          </w:rPr>
          <m:t>NMI</m:t>
        </m:r>
        <m:d>
          <m:dPr>
            <m:ctrlPr>
              <w:rPr>
                <w:rFonts w:ascii="Cambria Math" w:hAnsi="Cambria Math"/>
                <w:bCs/>
                <w:i/>
                <w:sz w:val="20"/>
                <w:szCs w:val="20"/>
                <w:lang w:eastAsia="de-DE"/>
              </w:rPr>
            </m:ctrlPr>
          </m:dPr>
          <m:e>
            <m:r>
              <w:rPr>
                <w:rFonts w:ascii="Cambria Math" w:hAnsi="Cambria Math"/>
                <w:sz w:val="20"/>
                <w:szCs w:val="20"/>
                <w:lang w:eastAsia="de-DE"/>
              </w:rPr>
              <m:t>Y,C</m:t>
            </m:r>
          </m:e>
        </m:d>
        <m:r>
          <w:rPr>
            <w:rFonts w:ascii="Cambria Math" w:hAnsi="Cambria Math"/>
            <w:sz w:val="20"/>
            <w:szCs w:val="20"/>
            <w:lang w:eastAsia="de-DE"/>
          </w:rPr>
          <m:t>= 2 *</m:t>
        </m:r>
        <m:f>
          <m:fPr>
            <m:ctrlPr>
              <w:rPr>
                <w:rFonts w:ascii="Cambria Math" w:hAnsi="Cambria Math"/>
                <w:bCs/>
                <w:i/>
                <w:sz w:val="20"/>
                <w:szCs w:val="20"/>
                <w:lang w:eastAsia="de-DE"/>
              </w:rPr>
            </m:ctrlPr>
          </m:fPr>
          <m:num>
            <m:r>
              <w:rPr>
                <w:rFonts w:ascii="Cambria Math" w:hAnsi="Cambria Math"/>
                <w:sz w:val="20"/>
                <w:szCs w:val="20"/>
                <w:lang w:eastAsia="de-DE"/>
              </w:rPr>
              <m:t>H</m:t>
            </m:r>
            <m:d>
              <m:dPr>
                <m:ctrlPr>
                  <w:rPr>
                    <w:rFonts w:ascii="Cambria Math" w:hAnsi="Cambria Math"/>
                    <w:bCs/>
                    <w:i/>
                    <w:sz w:val="20"/>
                    <w:szCs w:val="20"/>
                    <w:lang w:eastAsia="de-DE"/>
                  </w:rPr>
                </m:ctrlPr>
              </m:dPr>
              <m:e>
                <m:r>
                  <w:rPr>
                    <w:rFonts w:ascii="Cambria Math" w:hAnsi="Cambria Math"/>
                    <w:sz w:val="20"/>
                    <w:szCs w:val="20"/>
                    <w:lang w:eastAsia="de-DE"/>
                  </w:rPr>
                  <m:t>Y</m:t>
                </m:r>
              </m:e>
            </m:d>
            <m:r>
              <w:rPr>
                <w:rFonts w:ascii="Cambria Math" w:hAnsi="Cambria Math"/>
                <w:sz w:val="20"/>
                <w:szCs w:val="20"/>
                <w:lang w:eastAsia="de-DE"/>
              </w:rPr>
              <m:t>- H</m:t>
            </m:r>
            <m:d>
              <m:dPr>
                <m:ctrlPr>
                  <w:rPr>
                    <w:rFonts w:ascii="Cambria Math" w:hAnsi="Cambria Math"/>
                    <w:bCs/>
                    <w:i/>
                    <w:sz w:val="20"/>
                    <w:szCs w:val="20"/>
                    <w:lang w:eastAsia="de-DE"/>
                  </w:rPr>
                </m:ctrlPr>
              </m:dPr>
              <m:e>
                <m:r>
                  <w:rPr>
                    <w:rFonts w:ascii="Cambria Math" w:hAnsi="Cambria Math"/>
                    <w:sz w:val="20"/>
                    <w:szCs w:val="20"/>
                    <w:lang w:eastAsia="de-DE"/>
                  </w:rPr>
                  <m:t>Y</m:t>
                </m:r>
              </m:e>
              <m:e>
                <m:r>
                  <w:rPr>
                    <w:rFonts w:ascii="Cambria Math" w:hAnsi="Cambria Math"/>
                    <w:sz w:val="20"/>
                    <w:szCs w:val="20"/>
                    <w:lang w:eastAsia="de-DE"/>
                  </w:rPr>
                  <m:t>C</m:t>
                </m:r>
              </m:e>
            </m:d>
          </m:num>
          <m:den>
            <m:r>
              <w:rPr>
                <w:rFonts w:ascii="Cambria Math" w:hAnsi="Cambria Math"/>
                <w:sz w:val="20"/>
                <w:szCs w:val="20"/>
                <w:lang w:eastAsia="de-DE"/>
              </w:rPr>
              <m:t>H</m:t>
            </m:r>
            <m:d>
              <m:dPr>
                <m:ctrlPr>
                  <w:rPr>
                    <w:rFonts w:ascii="Cambria Math" w:hAnsi="Cambria Math"/>
                    <w:bCs/>
                    <w:i/>
                    <w:sz w:val="20"/>
                    <w:szCs w:val="20"/>
                    <w:lang w:eastAsia="de-DE"/>
                  </w:rPr>
                </m:ctrlPr>
              </m:dPr>
              <m:e>
                <m:r>
                  <w:rPr>
                    <w:rFonts w:ascii="Cambria Math" w:hAnsi="Cambria Math"/>
                    <w:sz w:val="20"/>
                    <w:szCs w:val="20"/>
                    <w:lang w:eastAsia="de-DE"/>
                  </w:rPr>
                  <m:t>Y</m:t>
                </m:r>
              </m:e>
            </m:d>
            <m:r>
              <w:rPr>
                <w:rFonts w:ascii="Cambria Math" w:hAnsi="Cambria Math"/>
                <w:sz w:val="20"/>
                <w:szCs w:val="20"/>
                <w:lang w:eastAsia="de-DE"/>
              </w:rPr>
              <m:t>+ H</m:t>
            </m:r>
            <m:d>
              <m:dPr>
                <m:ctrlPr>
                  <w:rPr>
                    <w:rFonts w:ascii="Cambria Math" w:hAnsi="Cambria Math"/>
                    <w:bCs/>
                    <w:i/>
                    <w:sz w:val="20"/>
                    <w:szCs w:val="20"/>
                    <w:lang w:eastAsia="de-DE"/>
                  </w:rPr>
                </m:ctrlPr>
              </m:dPr>
              <m:e>
                <m:r>
                  <w:rPr>
                    <w:rFonts w:ascii="Cambria Math" w:hAnsi="Cambria Math"/>
                    <w:sz w:val="20"/>
                    <w:szCs w:val="20"/>
                    <w:lang w:eastAsia="de-DE"/>
                  </w:rPr>
                  <m:t>C</m:t>
                </m:r>
              </m:e>
            </m:d>
          </m:den>
        </m:f>
      </m:oMath>
      <w:r w:rsidR="00102070" w:rsidRPr="002D0539">
        <w:t xml:space="preserve"> </w:t>
      </w:r>
      <w:r w:rsidR="00102070" w:rsidRPr="002D0539">
        <w:tab/>
      </w:r>
      <w:r w:rsidR="00102070" w:rsidRPr="1FF3F54F">
        <w:rPr>
          <w:sz w:val="20"/>
          <w:szCs w:val="20"/>
          <w:lang w:eastAsia="de-DE"/>
          <w:rPrChange w:id="5" w:author="Shaubi Mann, Ayala" w:date="2018-09-12T18:49:00Z">
            <w:rPr/>
          </w:rPrChange>
        </w:rPr>
        <w:t>(</w:t>
      </w:r>
      <w:r w:rsidRPr="1FF3F54F">
        <w:rPr>
          <w:sz w:val="20"/>
          <w:szCs w:val="20"/>
          <w:lang w:eastAsia="de-DE"/>
          <w:rPrChange w:id="6" w:author="Shaubi Mann, Ayala" w:date="2018-09-12T18:49:00Z">
            <w:rPr/>
          </w:rPrChange>
        </w:rPr>
        <w:t>4</w:t>
      </w:r>
      <w:r w:rsidR="00102070" w:rsidRPr="1FF3F54F">
        <w:rPr>
          <w:sz w:val="20"/>
          <w:szCs w:val="20"/>
          <w:lang w:eastAsia="de-DE"/>
          <w:rPrChange w:id="7" w:author="Shaubi Mann, Ayala" w:date="2018-09-12T18:49:00Z">
            <w:rPr/>
          </w:rPrChange>
        </w:rPr>
        <w:t>)</w:t>
      </w:r>
    </w:p>
    <w:p w14:paraId="10BA0465" w14:textId="3C859A3C" w:rsidR="00A91914" w:rsidRPr="00A91914" w:rsidRDefault="00150258" w:rsidP="0009263C">
      <w:pPr>
        <w:pStyle w:val="NormalWeb"/>
        <w:spacing w:before="0" w:beforeAutospacing="0" w:after="0" w:afterAutospacing="0"/>
        <w:ind w:left="360"/>
        <w:rPr>
          <w:sz w:val="16"/>
          <w:szCs w:val="16"/>
          <w:lang w:eastAsia="de-DE"/>
        </w:rPr>
      </w:pPr>
      <w:r w:rsidRPr="1FF3F54F">
        <w:rPr>
          <w:i/>
          <w:iCs/>
          <w:spacing w:val="-2"/>
          <w:kern w:val="16"/>
          <w:sz w:val="22"/>
          <w:szCs w:val="22"/>
          <w:lang w:eastAsia="de-DE"/>
        </w:rPr>
        <w:t>Where-</w:t>
      </w:r>
      <w:r w:rsidR="00EB7DF4" w:rsidRPr="000E6389">
        <w:rPr>
          <w:spacing w:val="-2"/>
          <w:kern w:val="16"/>
          <w:sz w:val="22"/>
          <w:szCs w:val="22"/>
          <w:lang w:eastAsia="de-DE"/>
        </w:rPr>
        <w:t xml:space="preserve"> </w:t>
      </w:r>
      <w:r w:rsidR="00A91914">
        <w:rPr>
          <w:spacing w:val="-2"/>
          <w:kern w:val="16"/>
          <w:sz w:val="22"/>
          <w:szCs w:val="20"/>
          <w:lang w:eastAsia="de-DE"/>
        </w:rPr>
        <w:br/>
      </w:r>
      <m:oMathPara>
        <m:oMathParaPr>
          <m:jc m:val="left"/>
        </m:oMathParaPr>
        <m:oMath>
          <m:r>
            <w:rPr>
              <w:rFonts w:ascii="Cambria Math" w:hAnsi="Cambria Math"/>
              <w:spacing w:val="-2"/>
              <w:kern w:val="16"/>
              <w:sz w:val="16"/>
              <w:szCs w:val="16"/>
              <w:lang w:eastAsia="de-DE"/>
            </w:rPr>
            <m:t xml:space="preserve">Y= </m:t>
          </m:r>
          <m:r>
            <m:rPr>
              <m:sty m:val="p"/>
            </m:rPr>
            <w:rPr>
              <w:rFonts w:ascii="Cambria Math" w:hAnsi="Cambria Math"/>
              <w:spacing w:val="-2"/>
              <w:kern w:val="16"/>
              <w:sz w:val="16"/>
              <w:szCs w:val="16"/>
              <w:lang w:eastAsia="de-DE"/>
            </w:rPr>
            <m:t>Class labels</m:t>
          </m:r>
        </m:oMath>
      </m:oMathPara>
    </w:p>
    <w:p w14:paraId="4B475FF9" w14:textId="22D2D4B4" w:rsidR="00A91914" w:rsidRPr="00BA526E" w:rsidRDefault="00A91914" w:rsidP="0009263C">
      <w:pPr>
        <w:pStyle w:val="NormalWeb"/>
        <w:spacing w:before="0" w:beforeAutospacing="0" w:after="0" w:afterAutospacing="0"/>
        <w:ind w:left="360"/>
        <w:rPr>
          <w:spacing w:val="-2"/>
          <w:kern w:val="16"/>
          <w:sz w:val="16"/>
          <w:szCs w:val="16"/>
          <w:lang w:eastAsia="de-DE"/>
        </w:rPr>
      </w:pPr>
      <m:oMathPara>
        <m:oMathParaPr>
          <m:jc m:val="left"/>
        </m:oMathParaPr>
        <m:oMath>
          <m:r>
            <m:rPr>
              <m:sty m:val="p"/>
            </m:rPr>
            <w:rPr>
              <w:rFonts w:ascii="Cambria Math" w:hAnsi="Cambria Math"/>
              <w:spacing w:val="-2"/>
              <w:kern w:val="16"/>
              <w:sz w:val="16"/>
              <w:szCs w:val="16"/>
              <w:lang w:eastAsia="de-DE"/>
            </w:rPr>
            <m:t>C=Cluster labels</m:t>
          </m:r>
        </m:oMath>
      </m:oMathPara>
    </w:p>
    <w:p w14:paraId="0C399FAA" w14:textId="569B3052" w:rsidR="00A91914" w:rsidRPr="00BA526E" w:rsidRDefault="00A91914" w:rsidP="0009263C">
      <w:pPr>
        <w:pStyle w:val="NormalWeb"/>
        <w:spacing w:before="0" w:beforeAutospacing="0" w:after="0" w:afterAutospacing="0"/>
        <w:ind w:left="360"/>
        <w:rPr>
          <w:spacing w:val="-2"/>
          <w:kern w:val="16"/>
          <w:sz w:val="16"/>
          <w:szCs w:val="16"/>
          <w:lang w:eastAsia="de-DE"/>
        </w:rPr>
      </w:pPr>
      <m:oMath>
        <m:r>
          <w:rPr>
            <w:rFonts w:ascii="Cambria Math" w:hAnsi="Cambria Math"/>
            <w:sz w:val="16"/>
            <w:szCs w:val="16"/>
            <w:lang w:eastAsia="de-DE"/>
          </w:rPr>
          <m:t>H</m:t>
        </m:r>
        <m:d>
          <m:dPr>
            <m:ctrlPr>
              <w:rPr>
                <w:rFonts w:ascii="Cambria Math" w:hAnsi="Cambria Math"/>
                <w:bCs/>
                <w:i/>
                <w:sz w:val="16"/>
                <w:szCs w:val="16"/>
                <w:lang w:eastAsia="de-DE"/>
              </w:rPr>
            </m:ctrlPr>
          </m:dPr>
          <m:e>
            <m:r>
              <w:rPr>
                <w:rFonts w:ascii="Cambria Math" w:hAnsi="Cambria Math"/>
                <w:sz w:val="16"/>
                <w:szCs w:val="16"/>
                <w:lang w:eastAsia="de-DE"/>
              </w:rPr>
              <m:t>.</m:t>
            </m:r>
          </m:e>
        </m:d>
        <m:r>
          <w:rPr>
            <w:rFonts w:ascii="Cambria Math" w:hAnsi="Cambria Math"/>
            <w:sz w:val="16"/>
            <w:szCs w:val="16"/>
            <w:lang w:eastAsia="de-DE"/>
          </w:rPr>
          <m:t>=Entropy</m:t>
        </m:r>
      </m:oMath>
      <w:r w:rsidRPr="00BA526E">
        <w:rPr>
          <w:spacing w:val="-2"/>
          <w:kern w:val="16"/>
          <w:sz w:val="16"/>
          <w:szCs w:val="16"/>
          <w:lang w:eastAsia="de-DE"/>
        </w:rPr>
        <w:t xml:space="preserve"> </w:t>
      </w:r>
    </w:p>
    <w:p w14:paraId="7B3595AB" w14:textId="36F60340" w:rsidR="00EB7DF4" w:rsidRPr="002D71FA" w:rsidRDefault="00A91914">
      <w:pPr>
        <w:pStyle w:val="NormalWeb"/>
        <w:spacing w:before="0" w:beforeAutospacing="0" w:after="0" w:afterAutospacing="0"/>
        <w:ind w:left="360"/>
        <w:rPr>
          <w:spacing w:val="-2"/>
          <w:kern w:val="16"/>
          <w:sz w:val="16"/>
          <w:szCs w:val="14"/>
          <w:lang w:eastAsia="de-DE"/>
        </w:rPr>
        <w:pPrChange w:id="8" w:author="Shaubi Mann, Ayala" w:date="2018-09-12T18:33:00Z">
          <w:pPr>
            <w:pStyle w:val="NormalWeb"/>
            <w:spacing w:before="0" w:beforeAutospacing="0" w:after="0" w:afterAutospacing="0"/>
            <w:ind w:left="708"/>
          </w:pPr>
        </w:pPrChange>
      </w:pPr>
      <m:oMathPara>
        <m:oMathParaPr>
          <m:jc m:val="left"/>
        </m:oMathParaPr>
        <m:oMath>
          <m:r>
            <w:rPr>
              <w:rFonts w:ascii="Cambria Math" w:hAnsi="Cambria Math"/>
              <w:sz w:val="16"/>
              <w:szCs w:val="16"/>
              <w:lang w:eastAsia="de-DE"/>
            </w:rPr>
            <m:t>H</m:t>
          </m:r>
          <m:d>
            <m:dPr>
              <m:ctrlPr>
                <w:rPr>
                  <w:rFonts w:ascii="Cambria Math" w:hAnsi="Cambria Math"/>
                  <w:bCs/>
                  <w:i/>
                  <w:sz w:val="16"/>
                  <w:szCs w:val="16"/>
                  <w:lang w:eastAsia="de-DE"/>
                </w:rPr>
              </m:ctrlPr>
            </m:dPr>
            <m:e>
              <m:r>
                <w:rPr>
                  <w:rFonts w:ascii="Cambria Math" w:hAnsi="Cambria Math"/>
                  <w:sz w:val="16"/>
                  <w:szCs w:val="16"/>
                  <w:lang w:eastAsia="de-DE"/>
                </w:rPr>
                <m:t>Y</m:t>
              </m:r>
            </m:e>
            <m:e>
              <m:r>
                <w:rPr>
                  <w:rFonts w:ascii="Cambria Math" w:hAnsi="Cambria Math"/>
                  <w:sz w:val="16"/>
                  <w:szCs w:val="16"/>
                  <w:lang w:eastAsia="de-DE"/>
                </w:rPr>
                <m:t>C</m:t>
              </m:r>
            </m:e>
          </m:d>
          <m:r>
            <w:rPr>
              <w:rFonts w:ascii="Cambria Math" w:hAnsi="Cambria Math"/>
              <w:sz w:val="16"/>
              <w:szCs w:val="16"/>
              <w:lang w:eastAsia="de-DE"/>
            </w:rPr>
            <m:t>=Entropy of class labels within cluster</m:t>
          </m:r>
        </m:oMath>
      </m:oMathPara>
    </w:p>
    <w:p w14:paraId="0F4E2417" w14:textId="63922025" w:rsidR="0030573C" w:rsidRPr="0030573C" w:rsidRDefault="00EB7DF4" w:rsidP="009D0147">
      <w:pPr>
        <w:pStyle w:val="ACLSubsection"/>
      </w:pPr>
      <w:r w:rsidRPr="009D0147">
        <w:rPr>
          <w:noProof/>
          <w:lang w:eastAsia="en-US" w:bidi="he-IL"/>
        </w:rPr>
        <mc:AlternateContent>
          <mc:Choice Requires="wps">
            <w:drawing>
              <wp:anchor distT="0" distB="0" distL="114300" distR="114300" simplePos="0" relativeHeight="251658242" behindDoc="1" locked="0" layoutInCell="1" allowOverlap="1" wp14:anchorId="37548ACE" wp14:editId="55F1E03E">
                <wp:simplePos x="0" y="0"/>
                <wp:positionH relativeFrom="margin">
                  <wp:posOffset>-914400</wp:posOffset>
                </wp:positionH>
                <wp:positionV relativeFrom="margin">
                  <wp:posOffset>-123190</wp:posOffset>
                </wp:positionV>
                <wp:extent cx="7589520" cy="9144000"/>
                <wp:effectExtent l="0" t="0" r="0" b="0"/>
                <wp:wrapNone/>
                <wp:docPr id="7" name="Text Box 7"/>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45120FD1" w14:textId="0EFD28C2" w:rsidR="00702399" w:rsidRDefault="0070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48ACE" id="Text Box 7" o:spid="_x0000_s1031" type="#_x0000_t202" style="position:absolute;left:0;text-align:left;margin-left:-1in;margin-top:-9.7pt;width:597.6pt;height:10in;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" filled="f" stroked="f">
                <v:textbox>
                  <w:txbxContent>
                    <w:p w14:paraId="45120FD1" w14:textId="0EFD28C2" w:rsidR="00702399" w:rsidRDefault="00702399"/>
                  </w:txbxContent>
                </v:textbox>
                <w10:wrap anchorx="margin" anchory="margin"/>
              </v:shape>
            </w:pict>
          </mc:Fallback>
        </mc:AlternateContent>
      </w:r>
      <w:r w:rsidRPr="009D0147">
        <w:t>The</w:t>
      </w:r>
      <w:r w:rsidRPr="0030573C">
        <w:t xml:space="preserve"> Data</w:t>
      </w:r>
    </w:p>
    <w:p w14:paraId="04038C40" w14:textId="02F70F65" w:rsidR="0030573C" w:rsidRPr="0030573C" w:rsidRDefault="0030573C" w:rsidP="005E072E">
      <w:pPr>
        <w:pStyle w:val="NormalWeb"/>
        <w:spacing w:before="0" w:beforeAutospacing="0" w:after="0" w:afterAutospacing="0"/>
        <w:rPr>
          <w:sz w:val="22"/>
          <w:szCs w:val="22"/>
          <w:lang w:eastAsia="de-DE"/>
        </w:rPr>
      </w:pPr>
      <w:r w:rsidRPr="0030573C">
        <w:rPr>
          <w:spacing w:val="-2"/>
          <w:kern w:val="16"/>
          <w:sz w:val="22"/>
          <w:szCs w:val="22"/>
          <w:lang w:eastAsia="de-DE"/>
        </w:rPr>
        <w:t xml:space="preserve">Our Data set is composed out of 50 </w:t>
      </w:r>
      <w:proofErr w:type="gramStart"/>
      <w:r w:rsidRPr="0030573C">
        <w:rPr>
          <w:spacing w:val="-2"/>
          <w:kern w:val="16"/>
          <w:sz w:val="22"/>
          <w:szCs w:val="22"/>
          <w:lang w:eastAsia="de-DE"/>
        </w:rPr>
        <w:t>authors</w:t>
      </w:r>
      <w:proofErr w:type="gramEnd"/>
      <w:r w:rsidRPr="0030573C">
        <w:rPr>
          <w:spacing w:val="-2"/>
          <w:kern w:val="16"/>
          <w:sz w:val="22"/>
          <w:szCs w:val="22"/>
          <w:lang w:eastAsia="de-DE"/>
        </w:rPr>
        <w:t xml:space="preserve"> te</w:t>
      </w:r>
      <w:r w:rsidR="0019444C">
        <w:rPr>
          <w:spacing w:val="-2"/>
          <w:kern w:val="16"/>
          <w:sz w:val="22"/>
          <w:szCs w:val="22"/>
          <w:lang w:eastAsia="de-DE"/>
        </w:rPr>
        <w:t>xt documents</w:t>
      </w:r>
      <w:r w:rsidRPr="0030573C">
        <w:rPr>
          <w:spacing w:val="-2"/>
          <w:kern w:val="16"/>
          <w:sz w:val="22"/>
          <w:szCs w:val="22"/>
          <w:lang w:eastAsia="de-DE"/>
        </w:rPr>
        <w:t xml:space="preserve">, </w:t>
      </w:r>
      <w:hyperlink r:id="rId11" w:history="1">
        <w:r w:rsidRPr="004176A3">
          <w:rPr>
            <w:rStyle w:val="Hyperlink"/>
            <w:sz w:val="22"/>
            <w:szCs w:val="22"/>
          </w:rPr>
          <w:t>A subset of the Reuters RCV1 news</w:t>
        </w:r>
        <w:r w:rsidR="00D801FB">
          <w:rPr>
            <w:rStyle w:val="Hyperlink"/>
            <w:sz w:val="22"/>
            <w:szCs w:val="22"/>
          </w:rPr>
          <w:t xml:space="preserve"> </w:t>
        </w:r>
        <w:r w:rsidRPr="004176A3">
          <w:rPr>
            <w:rStyle w:val="Hyperlink"/>
            <w:sz w:val="22"/>
            <w:szCs w:val="22"/>
          </w:rPr>
          <w:lastRenderedPageBreak/>
          <w:t>article dataset</w:t>
        </w:r>
      </w:hyperlink>
      <w:r w:rsidRPr="0030573C">
        <w:rPr>
          <w:spacing w:val="-2"/>
          <w:kern w:val="16"/>
          <w:sz w:val="22"/>
          <w:szCs w:val="22"/>
          <w:lang w:eastAsia="de-DE"/>
        </w:rPr>
        <w:t xml:space="preserve">, obtained from the Center for Machine Learning and Intelligent Systems hosted by the </w:t>
      </w:r>
      <w:r w:rsidR="000D1CD0" w:rsidRPr="0030573C">
        <w:rPr>
          <w:spacing w:val="-2"/>
          <w:kern w:val="16"/>
          <w:sz w:val="22"/>
          <w:szCs w:val="22"/>
          <w:lang w:eastAsia="de-DE"/>
        </w:rPr>
        <w:t>University</w:t>
      </w:r>
      <w:r w:rsidRPr="0030573C">
        <w:rPr>
          <w:spacing w:val="-2"/>
          <w:kern w:val="16"/>
          <w:sz w:val="22"/>
          <w:szCs w:val="22"/>
          <w:lang w:eastAsia="de-DE"/>
        </w:rPr>
        <w:t xml:space="preserve"> of California, Irvine</w:t>
      </w:r>
      <w:r w:rsidR="00065093">
        <w:rPr>
          <w:spacing w:val="-2"/>
          <w:kern w:val="16"/>
          <w:sz w:val="22"/>
          <w:szCs w:val="22"/>
          <w:lang w:eastAsia="de-DE"/>
        </w:rPr>
        <w:t>.</w:t>
      </w:r>
      <w:r w:rsidRPr="0030573C">
        <w:rPr>
          <w:spacing w:val="-2"/>
          <w:kern w:val="16"/>
          <w:sz w:val="22"/>
          <w:szCs w:val="22"/>
          <w:lang w:eastAsia="de-DE"/>
        </w:rPr>
        <w:t xml:space="preserve"> </w:t>
      </w:r>
    </w:p>
    <w:p w14:paraId="2201073A" w14:textId="77777777" w:rsidR="00104D57" w:rsidRDefault="0030573C" w:rsidP="009221F4">
      <w:pPr>
        <w:pStyle w:val="NormalWeb"/>
        <w:spacing w:before="0" w:beforeAutospacing="0" w:after="0" w:afterAutospacing="0"/>
        <w:rPr>
          <w:spacing w:val="-2"/>
          <w:kern w:val="16"/>
          <w:sz w:val="22"/>
          <w:szCs w:val="22"/>
          <w:lang w:eastAsia="de-DE"/>
        </w:rPr>
      </w:pPr>
      <w:r w:rsidRPr="0030573C">
        <w:rPr>
          <w:spacing w:val="-2"/>
          <w:kern w:val="16"/>
          <w:sz w:val="22"/>
          <w:szCs w:val="22"/>
          <w:lang w:eastAsia="de-DE"/>
        </w:rPr>
        <w:t xml:space="preserve">All </w:t>
      </w:r>
      <w:r w:rsidR="00BB6CE9">
        <w:rPr>
          <w:spacing w:val="-2"/>
          <w:kern w:val="16"/>
          <w:sz w:val="22"/>
          <w:szCs w:val="22"/>
          <w:lang w:eastAsia="de-DE"/>
        </w:rPr>
        <w:t xml:space="preserve">data </w:t>
      </w:r>
      <w:r w:rsidR="00D6540B">
        <w:rPr>
          <w:spacing w:val="-2"/>
          <w:kern w:val="16"/>
          <w:sz w:val="22"/>
          <w:szCs w:val="22"/>
          <w:lang w:eastAsia="de-DE"/>
        </w:rPr>
        <w:t xml:space="preserve">came </w:t>
      </w:r>
      <w:r w:rsidRPr="0030573C">
        <w:rPr>
          <w:spacing w:val="-2"/>
          <w:kern w:val="16"/>
          <w:sz w:val="22"/>
          <w:szCs w:val="22"/>
          <w:lang w:eastAsia="de-DE"/>
        </w:rPr>
        <w:t xml:space="preserve">from </w:t>
      </w:r>
      <w:r w:rsidR="00D6540B">
        <w:rPr>
          <w:spacing w:val="-2"/>
          <w:kern w:val="16"/>
          <w:sz w:val="22"/>
          <w:szCs w:val="22"/>
          <w:lang w:eastAsia="de-DE"/>
        </w:rPr>
        <w:t>the</w:t>
      </w:r>
      <w:r w:rsidRPr="0030573C">
        <w:rPr>
          <w:spacing w:val="-2"/>
          <w:kern w:val="16"/>
          <w:sz w:val="22"/>
          <w:szCs w:val="22"/>
          <w:lang w:eastAsia="de-DE"/>
        </w:rPr>
        <w:t xml:space="preserve"> same text </w:t>
      </w:r>
      <w:r w:rsidR="009221F4">
        <w:rPr>
          <w:spacing w:val="-2"/>
          <w:kern w:val="16"/>
          <w:sz w:val="22"/>
          <w:szCs w:val="22"/>
          <w:lang w:eastAsia="de-DE"/>
        </w:rPr>
        <w:t xml:space="preserve">genre (Industrial news stories). </w:t>
      </w:r>
    </w:p>
    <w:p w14:paraId="17283171" w14:textId="3C2CE95A" w:rsidR="0030573C" w:rsidRPr="0030573C" w:rsidRDefault="0030573C" w:rsidP="009221F4">
      <w:pPr>
        <w:pStyle w:val="NormalWeb"/>
        <w:spacing w:before="0" w:beforeAutospacing="0" w:after="0" w:afterAutospacing="0"/>
        <w:rPr>
          <w:sz w:val="22"/>
          <w:szCs w:val="22"/>
          <w:lang w:eastAsia="de-DE"/>
        </w:rPr>
      </w:pPr>
      <w:proofErr w:type="gramStart"/>
      <w:r w:rsidRPr="0030573C">
        <w:rPr>
          <w:spacing w:val="-2"/>
          <w:kern w:val="16"/>
          <w:sz w:val="22"/>
          <w:szCs w:val="22"/>
          <w:lang w:eastAsia="de-DE"/>
        </w:rPr>
        <w:t>as</w:t>
      </w:r>
      <w:proofErr w:type="gramEnd"/>
      <w:r w:rsidRPr="0030573C">
        <w:rPr>
          <w:spacing w:val="-2"/>
          <w:kern w:val="16"/>
          <w:sz w:val="22"/>
          <w:szCs w:val="22"/>
          <w:lang w:eastAsia="de-DE"/>
        </w:rPr>
        <w:t xml:space="preserve"> there was an attempt to minimize the topic factor in distinguishing among the texts, </w:t>
      </w:r>
      <w:r>
        <w:rPr>
          <w:spacing w:val="-2"/>
          <w:kern w:val="16"/>
          <w:sz w:val="22"/>
          <w:szCs w:val="22"/>
          <w:lang w:eastAsia="de-DE"/>
        </w:rPr>
        <w:t>we</w:t>
      </w:r>
      <w:r w:rsidRPr="0030573C">
        <w:rPr>
          <w:spacing w:val="-2"/>
          <w:kern w:val="16"/>
          <w:sz w:val="22"/>
          <w:szCs w:val="22"/>
          <w:lang w:eastAsia="de-DE"/>
        </w:rPr>
        <w:t xml:space="preserve"> hope authorship differences will be a more significant factor in differentiating the texts.</w:t>
      </w:r>
    </w:p>
    <w:p w14:paraId="7BFD8CBF" w14:textId="3CA60864" w:rsidR="0030573C" w:rsidRDefault="0030573C" w:rsidP="005E072E">
      <w:pPr>
        <w:pStyle w:val="NormalWeb"/>
        <w:spacing w:before="0" w:beforeAutospacing="0" w:after="0" w:afterAutospacing="0"/>
        <w:rPr>
          <w:sz w:val="22"/>
          <w:szCs w:val="22"/>
          <w:lang w:eastAsia="de-DE"/>
        </w:rPr>
      </w:pPr>
      <w:r>
        <w:rPr>
          <w:spacing w:val="-2"/>
          <w:kern w:val="16"/>
          <w:sz w:val="22"/>
          <w:szCs w:val="22"/>
          <w:lang w:eastAsia="de-DE"/>
        </w:rPr>
        <w:t xml:space="preserve">Data set </w:t>
      </w:r>
      <w:proofErr w:type="gramStart"/>
      <w:r>
        <w:rPr>
          <w:spacing w:val="-2"/>
          <w:kern w:val="16"/>
          <w:sz w:val="22"/>
          <w:szCs w:val="22"/>
          <w:lang w:eastAsia="de-DE"/>
        </w:rPr>
        <w:t xml:space="preserve">is </w:t>
      </w:r>
      <w:r w:rsidR="00C82E01">
        <w:rPr>
          <w:spacing w:val="-2"/>
          <w:kern w:val="16"/>
          <w:sz w:val="22"/>
          <w:szCs w:val="22"/>
          <w:lang w:eastAsia="de-DE"/>
        </w:rPr>
        <w:t>divided</w:t>
      </w:r>
      <w:proofErr w:type="gramEnd"/>
      <w:r w:rsidRPr="0030573C">
        <w:rPr>
          <w:spacing w:val="-2"/>
          <w:kern w:val="16"/>
          <w:sz w:val="22"/>
          <w:szCs w:val="22"/>
          <w:lang w:eastAsia="de-DE"/>
        </w:rPr>
        <w:t xml:space="preserve"> </w:t>
      </w:r>
      <w:r w:rsidR="00C82E01">
        <w:rPr>
          <w:spacing w:val="-2"/>
          <w:kern w:val="16"/>
          <w:sz w:val="22"/>
          <w:szCs w:val="22"/>
          <w:lang w:eastAsia="de-DE"/>
        </w:rPr>
        <w:t>in</w:t>
      </w:r>
      <w:r w:rsidRPr="0030573C">
        <w:rPr>
          <w:spacing w:val="-2"/>
          <w:kern w:val="16"/>
          <w:sz w:val="22"/>
          <w:szCs w:val="22"/>
          <w:lang w:eastAsia="de-DE"/>
        </w:rPr>
        <w:t xml:space="preserve">to test and train sets, each has 2500 </w:t>
      </w:r>
      <w:r w:rsidR="00C82E01">
        <w:rPr>
          <w:spacing w:val="-2"/>
          <w:kern w:val="16"/>
          <w:sz w:val="22"/>
          <w:szCs w:val="22"/>
          <w:lang w:eastAsia="de-DE"/>
        </w:rPr>
        <w:t>entries</w:t>
      </w:r>
      <w:r w:rsidR="00AD5156">
        <w:rPr>
          <w:spacing w:val="-2"/>
          <w:kern w:val="16"/>
          <w:sz w:val="22"/>
          <w:szCs w:val="22"/>
          <w:lang w:eastAsia="de-DE"/>
        </w:rPr>
        <w:t xml:space="preserve"> </w:t>
      </w:r>
      <w:r w:rsidRPr="0030573C">
        <w:rPr>
          <w:spacing w:val="-2"/>
          <w:kern w:val="16"/>
          <w:sz w:val="22"/>
          <w:szCs w:val="22"/>
          <w:lang w:eastAsia="de-DE"/>
        </w:rPr>
        <w:t>- 50 short text documents for each of the 50 authors.</w:t>
      </w:r>
    </w:p>
    <w:p w14:paraId="5701B926" w14:textId="77777777" w:rsidR="00412E53" w:rsidRDefault="00412E53" w:rsidP="005E072E">
      <w:pPr>
        <w:pStyle w:val="NormalWeb"/>
        <w:spacing w:before="0" w:beforeAutospacing="0" w:after="0" w:afterAutospacing="0"/>
        <w:rPr>
          <w:spacing w:val="-2"/>
          <w:kern w:val="16"/>
          <w:sz w:val="22"/>
          <w:szCs w:val="20"/>
          <w:lang w:eastAsia="de-DE"/>
        </w:rPr>
      </w:pPr>
    </w:p>
    <w:p w14:paraId="47873DC7" w14:textId="26527BC7" w:rsidR="0030573C" w:rsidRDefault="009221F4" w:rsidP="009221F4">
      <w:pPr>
        <w:pStyle w:val="NormalWeb"/>
        <w:spacing w:before="0" w:beforeAutospacing="0" w:after="0" w:afterAutospacing="0"/>
        <w:rPr>
          <w:sz w:val="22"/>
          <w:szCs w:val="22"/>
          <w:lang w:eastAsia="de-DE"/>
        </w:rPr>
      </w:pPr>
      <w:r>
        <w:rPr>
          <w:spacing w:val="-2"/>
          <w:kern w:val="16"/>
          <w:sz w:val="22"/>
          <w:szCs w:val="22"/>
          <w:lang w:eastAsia="de-DE"/>
        </w:rPr>
        <w:t>W</w:t>
      </w:r>
      <w:r w:rsidR="00DA11E4">
        <w:rPr>
          <w:spacing w:val="-2"/>
          <w:kern w:val="16"/>
          <w:sz w:val="22"/>
          <w:szCs w:val="22"/>
          <w:lang w:eastAsia="de-DE"/>
        </w:rPr>
        <w:t>e</w:t>
      </w:r>
      <w:r w:rsidR="00473C33">
        <w:rPr>
          <w:spacing w:val="-2"/>
          <w:kern w:val="16"/>
          <w:sz w:val="22"/>
          <w:szCs w:val="22"/>
          <w:lang w:eastAsia="de-DE"/>
        </w:rPr>
        <w:t xml:space="preserve"> </w:t>
      </w:r>
      <w:r w:rsidR="00C72A3C">
        <w:rPr>
          <w:spacing w:val="-2"/>
          <w:kern w:val="16"/>
          <w:sz w:val="22"/>
          <w:szCs w:val="22"/>
          <w:lang w:eastAsia="de-DE"/>
        </w:rPr>
        <w:t xml:space="preserve">will use the data in </w:t>
      </w:r>
      <w:r w:rsidR="00B12E26">
        <w:rPr>
          <w:spacing w:val="-2"/>
          <w:kern w:val="16"/>
          <w:sz w:val="22"/>
          <w:szCs w:val="22"/>
          <w:lang w:eastAsia="de-DE"/>
        </w:rPr>
        <w:t xml:space="preserve">two </w:t>
      </w:r>
      <w:r w:rsidR="00C72A3C">
        <w:rPr>
          <w:spacing w:val="-2"/>
          <w:kern w:val="16"/>
          <w:sz w:val="22"/>
          <w:szCs w:val="22"/>
          <w:lang w:eastAsia="de-DE"/>
        </w:rPr>
        <w:t xml:space="preserve">different </w:t>
      </w:r>
      <w:r w:rsidR="0077559B">
        <w:rPr>
          <w:spacing w:val="-2"/>
          <w:kern w:val="16"/>
          <w:sz w:val="22"/>
          <w:szCs w:val="22"/>
          <w:lang w:eastAsia="de-DE"/>
        </w:rPr>
        <w:t>granularities:</w:t>
      </w:r>
    </w:p>
    <w:p w14:paraId="6DCF56F7" w14:textId="77777777" w:rsidR="005E072E" w:rsidRPr="003673F6" w:rsidRDefault="00C72A3C" w:rsidP="005E072E">
      <w:pPr>
        <w:pStyle w:val="ListParagraph"/>
        <w:numPr>
          <w:ilvl w:val="0"/>
          <w:numId w:val="8"/>
        </w:numPr>
        <w:tabs>
          <w:tab w:val="clear" w:pos="720"/>
          <w:tab w:val="num" w:pos="0"/>
        </w:tabs>
        <w:ind w:left="360"/>
        <w:rPr>
          <w:b/>
          <w:bCs/>
          <w:i/>
          <w:iCs/>
          <w:noProof/>
          <w:lang w:eastAsia="en-US" w:bidi="he-IL"/>
        </w:rPr>
      </w:pPr>
      <w:r w:rsidRPr="003673F6">
        <w:rPr>
          <w:b/>
          <w:bCs/>
          <w:noProof/>
          <w:lang w:eastAsia="en-US" w:bidi="he-IL"/>
        </w:rPr>
        <mc:AlternateContent>
          <mc:Choice Requires="wps">
            <w:drawing>
              <wp:anchor distT="0" distB="0" distL="114300" distR="114300" simplePos="0" relativeHeight="251658240" behindDoc="1" locked="0" layoutInCell="1" allowOverlap="1" wp14:anchorId="67AFB2BC" wp14:editId="07EC4AC5">
                <wp:simplePos x="0" y="0"/>
                <wp:positionH relativeFrom="margin">
                  <wp:posOffset>-914400</wp:posOffset>
                </wp:positionH>
                <wp:positionV relativeFrom="margin">
                  <wp:posOffset>-123190</wp:posOffset>
                </wp:positionV>
                <wp:extent cx="7589520" cy="9144000"/>
                <wp:effectExtent l="0" t="0" r="0" b="0"/>
                <wp:wrapNone/>
                <wp:docPr id="21" name="Text Box 63827"/>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4820CAA9" w14:textId="68C6029B" w:rsidR="00702399" w:rsidRDefault="0070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B2BC" id="Text Box 63827" o:spid="_x0000_s1032" type="#_x0000_t202" style="position:absolute;left:0;text-align:left;margin-left:-1in;margin-top:-9.7pt;width:597.6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" filled="f" stroked="f">
                <v:textbox>
                  <w:txbxContent>
                    <w:p w14:paraId="4820CAA9" w14:textId="68C6029B" w:rsidR="00702399" w:rsidRDefault="00702399"/>
                  </w:txbxContent>
                </v:textbox>
                <w10:wrap anchorx="margin" anchory="margin"/>
              </v:shape>
            </w:pict>
          </mc:Fallback>
        </mc:AlternateContent>
      </w:r>
      <w:r w:rsidRPr="003673F6">
        <w:rPr>
          <w:b/>
          <w:bCs/>
          <w:i/>
          <w:iCs/>
          <w:noProof/>
          <w:lang w:eastAsia="en-US" w:bidi="he-IL"/>
        </w:rPr>
        <w:t>original document</w:t>
      </w:r>
      <w:r w:rsidR="000C7062" w:rsidRPr="003673F6">
        <w:rPr>
          <w:b/>
          <w:bCs/>
          <w:i/>
          <w:iCs/>
          <w:noProof/>
          <w:lang w:eastAsia="en-US" w:bidi="he-IL"/>
        </w:rPr>
        <w:t>s</w:t>
      </w:r>
      <w:r w:rsidR="00144A3A" w:rsidRPr="003673F6">
        <w:rPr>
          <w:b/>
          <w:bCs/>
          <w:i/>
          <w:iCs/>
          <w:noProof/>
          <w:lang w:eastAsia="en-US" w:bidi="he-IL"/>
        </w:rPr>
        <w:t>/messeges</w:t>
      </w:r>
    </w:p>
    <w:p w14:paraId="7284ED48" w14:textId="77777777" w:rsidR="005E072E" w:rsidRDefault="00065093" w:rsidP="005E072E">
      <w:pPr>
        <w:pStyle w:val="ListParagraph"/>
        <w:ind w:left="360"/>
        <w:rPr>
          <w:lang w:bidi="he-IL"/>
        </w:rPr>
      </w:pPr>
      <w:r w:rsidRPr="005E072E">
        <w:t>The</w:t>
      </w:r>
      <w:r w:rsidR="00F150E9" w:rsidRPr="005E072E">
        <w:t xml:space="preserve"> format of the messages in the dataset </w:t>
      </w:r>
      <w:r w:rsidR="0077559B" w:rsidRPr="005E072E">
        <w:t xml:space="preserve">is </w:t>
      </w:r>
      <w:r w:rsidR="00F150E9" w:rsidRPr="005E072E">
        <w:t xml:space="preserve">exactly as </w:t>
      </w:r>
      <w:r w:rsidR="00752ECF" w:rsidRPr="005E072E">
        <w:t xml:space="preserve">in </w:t>
      </w:r>
      <w:r w:rsidR="00F150E9" w:rsidRPr="005E072E">
        <w:t xml:space="preserve">the original </w:t>
      </w:r>
      <w:r w:rsidR="0077559B" w:rsidRPr="005E072E">
        <w:t>data</w:t>
      </w:r>
      <w:r w:rsidR="00752ECF" w:rsidRPr="005E072E">
        <w:t xml:space="preserve">, each message contains </w:t>
      </w:r>
      <w:r w:rsidR="0002402F" w:rsidRPr="005E072E">
        <w:rPr>
          <w:lang w:bidi="he-IL"/>
        </w:rPr>
        <w:t>dozens of sentences.</w:t>
      </w:r>
    </w:p>
    <w:p w14:paraId="162CA3CE" w14:textId="77777777" w:rsidR="005E072E" w:rsidRPr="003673F6" w:rsidRDefault="00C72A3C" w:rsidP="005E072E">
      <w:pPr>
        <w:pStyle w:val="ListParagraph"/>
        <w:numPr>
          <w:ilvl w:val="0"/>
          <w:numId w:val="8"/>
        </w:numPr>
        <w:tabs>
          <w:tab w:val="clear" w:pos="720"/>
          <w:tab w:val="num" w:pos="360"/>
        </w:tabs>
        <w:ind w:left="360"/>
        <w:rPr>
          <w:b/>
          <w:bCs/>
          <w:i/>
          <w:iCs/>
          <w:noProof/>
          <w:lang w:eastAsia="en-US" w:bidi="he-IL"/>
        </w:rPr>
      </w:pPr>
      <w:r w:rsidRPr="003673F6">
        <w:rPr>
          <w:b/>
          <w:bCs/>
          <w:i/>
          <w:iCs/>
          <w:noProof/>
          <w:lang w:eastAsia="en-US" w:bidi="he-IL"/>
        </w:rPr>
        <mc:AlternateContent>
          <mc:Choice Requires="wps">
            <w:drawing>
              <wp:anchor distT="0" distB="0" distL="114300" distR="114300" simplePos="0" relativeHeight="251658241" behindDoc="1" locked="0" layoutInCell="1" allowOverlap="1" wp14:anchorId="034677B0" wp14:editId="50E47E16">
                <wp:simplePos x="0" y="0"/>
                <wp:positionH relativeFrom="margin">
                  <wp:posOffset>-914400</wp:posOffset>
                </wp:positionH>
                <wp:positionV relativeFrom="margin">
                  <wp:posOffset>-123190</wp:posOffset>
                </wp:positionV>
                <wp:extent cx="7589520" cy="9144000"/>
                <wp:effectExtent l="0" t="0" r="0" b="0"/>
                <wp:wrapNone/>
                <wp:docPr id="17" name="Text Box 63827"/>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31F28668" w14:textId="1D380FFF" w:rsidR="00702399" w:rsidRDefault="0070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677B0" id="_x0000_s1033" type="#_x0000_t202" style="position:absolute;left:0;text-align:left;margin-left:-1in;margin-top:-9.7pt;width:597.6pt;height:10in;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" filled="f" stroked="f">
                <v:textbox>
                  <w:txbxContent>
                    <w:p w14:paraId="31F28668" w14:textId="1D380FFF" w:rsidR="00702399" w:rsidRDefault="00702399"/>
                  </w:txbxContent>
                </v:textbox>
                <w10:wrap anchorx="margin" anchory="margin"/>
              </v:shape>
            </w:pict>
          </mc:Fallback>
        </mc:AlternateContent>
      </w:r>
      <w:r w:rsidRPr="003673F6">
        <w:rPr>
          <w:b/>
          <w:bCs/>
          <w:i/>
          <w:iCs/>
          <w:noProof/>
          <w:lang w:eastAsia="en-US" w:bidi="he-IL"/>
        </w:rPr>
        <w:t>Sentence granularity</w:t>
      </w:r>
    </w:p>
    <w:p w14:paraId="447D0696" w14:textId="6D6620C3" w:rsidR="005E072E" w:rsidRDefault="009221F4" w:rsidP="009221F4">
      <w:pPr>
        <w:pStyle w:val="ListParagraph"/>
        <w:ind w:left="360"/>
      </w:pPr>
      <w:r>
        <w:t>A</w:t>
      </w:r>
      <w:r w:rsidR="0002402F" w:rsidRPr="005E072E">
        <w:t>pplied sentence transformation</w:t>
      </w:r>
      <w:r w:rsidR="00BD6115" w:rsidRPr="005E072E">
        <w:t>, where</w:t>
      </w:r>
      <w:r w:rsidR="0002402F" w:rsidRPr="005E072E">
        <w:t xml:space="preserve"> each text message </w:t>
      </w:r>
      <w:r w:rsidR="002E470C" w:rsidRPr="005E072E">
        <w:t xml:space="preserve">in the train and test sets divided into </w:t>
      </w:r>
      <w:r>
        <w:rPr>
          <w:lang w:bidi="he-IL"/>
        </w:rPr>
        <w:t>independent</w:t>
      </w:r>
      <w:r w:rsidR="00DA11E4" w:rsidRPr="005E072E">
        <w:rPr>
          <w:lang w:bidi="he-IL"/>
        </w:rPr>
        <w:t xml:space="preserve"> </w:t>
      </w:r>
      <w:r w:rsidR="002E470C" w:rsidRPr="005E072E">
        <w:t>sentences</w:t>
      </w:r>
      <w:r w:rsidR="000C7062" w:rsidRPr="005E072E">
        <w:t>.</w:t>
      </w:r>
    </w:p>
    <w:p w14:paraId="275943F5" w14:textId="6A787D0B" w:rsidR="00C72A3C" w:rsidRPr="005E072E" w:rsidRDefault="000C7062" w:rsidP="009221F4">
      <w:pPr>
        <w:pStyle w:val="ListParagraph"/>
        <w:ind w:left="360"/>
        <w:rPr>
          <w:i/>
          <w:iCs/>
          <w:noProof/>
          <w:lang w:eastAsia="en-US" w:bidi="he-IL"/>
        </w:rPr>
      </w:pPr>
      <w:r w:rsidRPr="000C7062">
        <w:t>The motivation is real world problems related to social media, where texts are usually one sentence.</w:t>
      </w:r>
      <w:r w:rsidR="009221F4">
        <w:t xml:space="preserve"> </w:t>
      </w:r>
      <w:r w:rsidRPr="000C7062">
        <w:t>In Addition,</w:t>
      </w:r>
      <w:r w:rsidR="0077559B" w:rsidRPr="000C7062">
        <w:t xml:space="preserve"> we </w:t>
      </w:r>
      <w:r w:rsidRPr="000C7062">
        <w:t xml:space="preserve">aim to look at </w:t>
      </w:r>
      <w:r w:rsidR="000F334A">
        <w:t xml:space="preserve">features related to </w:t>
      </w:r>
      <w:r w:rsidRPr="000C7062">
        <w:t xml:space="preserve">sentence structure as a separator between authors. </w:t>
      </w:r>
    </w:p>
    <w:p w14:paraId="017D3830" w14:textId="22727D27" w:rsidR="00DE65A5" w:rsidRPr="005644A7" w:rsidRDefault="0030573C" w:rsidP="0030573C">
      <w:pPr>
        <w:pStyle w:val="ACLSubsection"/>
      </w:pPr>
      <w:r w:rsidRPr="005644A7">
        <w:t>Baseline</w:t>
      </w:r>
    </w:p>
    <w:p w14:paraId="677764BE" w14:textId="43AACF1A" w:rsidR="00814A83" w:rsidRPr="005644A7" w:rsidRDefault="001C2454">
      <w:pPr>
        <w:pStyle w:val="ACLText"/>
        <w:rPr>
          <w:del w:id="9" w:author="Shaubi Mann, Ayala" w:date="2018-09-12T18:31:00Z"/>
          <w:rtl/>
        </w:rPr>
        <w:pPrChange w:id="10" w:author="Shaubi Mann, Ayala" w:date="2018-09-12T18:33:00Z">
          <w:pPr>
            <w:pStyle w:val="ACLFirstLine"/>
          </w:pPr>
        </w:pPrChange>
      </w:pPr>
      <w:r w:rsidRPr="005644A7">
        <w:t xml:space="preserve">High-level linguistic </w:t>
      </w:r>
      <w:r w:rsidR="000D1CD0" w:rsidRPr="005644A7">
        <w:t>characteristics</w:t>
      </w:r>
      <w:r w:rsidRPr="005644A7">
        <w:t xml:space="preserve"> used as features in our baseline model, for supervised and unsupervised models. Used features are words in sentence, </w:t>
      </w:r>
      <w:r w:rsidR="000D1CD0" w:rsidRPr="005644A7">
        <w:t>characters</w:t>
      </w:r>
      <w:r w:rsidRPr="005644A7">
        <w:t xml:space="preserve"> in sentence, number of noun chunks,</w:t>
      </w:r>
      <w:r w:rsidR="00733797" w:rsidRPr="005644A7">
        <w:t xml:space="preserve"> number of punctuation used,</w:t>
      </w:r>
      <w:r w:rsidRPr="005644A7">
        <w:t xml:space="preserve"> verb chunks, sentiment polarity</w:t>
      </w:r>
      <w:r w:rsidR="00545B71" w:rsidRPr="005644A7">
        <w:t xml:space="preserve"> </w:t>
      </w:r>
      <w:r w:rsidR="000A19CC" w:rsidRPr="005644A7">
        <w:t>(negative, positive)</w:t>
      </w:r>
      <w:r w:rsidR="00545B71" w:rsidRPr="005644A7">
        <w:t xml:space="preserve"> and average word</w:t>
      </w:r>
      <w:r w:rsidR="002B4263" w:rsidRPr="005644A7">
        <w:t xml:space="preserve"> length</w:t>
      </w:r>
      <w:r w:rsidR="006C3826" w:rsidRPr="005644A7">
        <w:t xml:space="preserve"> </w:t>
      </w:r>
    </w:p>
    <w:p w14:paraId="32AE3F6C" w14:textId="59174872" w:rsidR="00814A83" w:rsidRPr="005644A7" w:rsidRDefault="004F0FD2" w:rsidP="004F0FD2">
      <w:pPr>
        <w:pStyle w:val="Heading2"/>
        <w:tabs>
          <w:tab w:val="clear" w:pos="657"/>
          <w:tab w:val="num" w:pos="567"/>
        </w:tabs>
        <w:ind w:left="567"/>
      </w:pPr>
      <w:r w:rsidRPr="005644A7">
        <w:t>M</w:t>
      </w:r>
      <w:r w:rsidR="00814A83" w:rsidRPr="005644A7">
        <w:t>ethods</w:t>
      </w:r>
    </w:p>
    <w:p w14:paraId="61C3D0DF" w14:textId="77777777" w:rsidR="00814A83" w:rsidRPr="002F0432" w:rsidRDefault="00814A83" w:rsidP="00814A83">
      <w:pPr>
        <w:pStyle w:val="Heading2"/>
        <w:numPr>
          <w:ilvl w:val="2"/>
          <w:numId w:val="1"/>
        </w:numPr>
      </w:pPr>
      <w:r w:rsidRPr="002F0432">
        <w:t xml:space="preserve">Text pre-processing and </w:t>
      </w:r>
      <w:r>
        <w:t>features</w:t>
      </w:r>
    </w:p>
    <w:p w14:paraId="3A1C9FC4" w14:textId="77777777" w:rsidR="00C90DFB" w:rsidRDefault="00C90DFB" w:rsidP="00C90DFB">
      <w:pPr>
        <w:pStyle w:val="NormalWeb"/>
        <w:spacing w:before="0" w:beforeAutospacing="0" w:after="0" w:afterAutospacing="0"/>
        <w:rPr>
          <w:sz w:val="22"/>
          <w:szCs w:val="22"/>
          <w:lang w:eastAsia="de-DE"/>
        </w:rPr>
      </w:pPr>
      <w:r w:rsidRPr="004C5370">
        <w:rPr>
          <w:spacing w:val="-2"/>
          <w:kern w:val="16"/>
          <w:sz w:val="22"/>
          <w:szCs w:val="22"/>
          <w:lang w:eastAsia="de-DE"/>
        </w:rPr>
        <w:t>We performed a few optional preprocessing on the original text, so we can later use the preprocessed text as an input for different algorithms and produce multiple features.</w:t>
      </w:r>
    </w:p>
    <w:p w14:paraId="7729E676" w14:textId="77777777" w:rsidR="00C90DFB" w:rsidRPr="00055E92" w:rsidRDefault="00C90DFB" w:rsidP="00C90DFB">
      <w:pPr>
        <w:pStyle w:val="NormalWeb"/>
        <w:spacing w:before="0" w:beforeAutospacing="0" w:after="0" w:afterAutospacing="0"/>
        <w:rPr>
          <w:sz w:val="22"/>
          <w:szCs w:val="22"/>
          <w:lang w:eastAsia="de-DE"/>
        </w:rPr>
      </w:pPr>
      <w:r w:rsidRPr="00055E92">
        <w:rPr>
          <w:spacing w:val="-2"/>
          <w:kern w:val="16"/>
          <w:sz w:val="22"/>
          <w:szCs w:val="22"/>
          <w:lang w:eastAsia="de-DE"/>
        </w:rPr>
        <w:t>Traditional machine learning methods are implemented utilizing the below preprocessing and configurations.</w:t>
      </w:r>
    </w:p>
    <w:p w14:paraId="41B124D8" w14:textId="77777777" w:rsidR="00CB127C" w:rsidRDefault="00CB127C" w:rsidP="00CB127C">
      <w:pPr>
        <w:pStyle w:val="NormalWeb"/>
        <w:spacing w:before="0" w:beforeAutospacing="0" w:after="0" w:afterAutospacing="0"/>
        <w:textAlignment w:val="baseline"/>
        <w:rPr>
          <w:i/>
          <w:iCs/>
          <w:spacing w:val="-2"/>
          <w:kern w:val="16"/>
          <w:sz w:val="22"/>
          <w:szCs w:val="22"/>
          <w:lang w:eastAsia="de-DE"/>
        </w:rPr>
      </w:pPr>
    </w:p>
    <w:p w14:paraId="0224452A" w14:textId="3249120F" w:rsidR="00C90DFB" w:rsidRPr="004C5370" w:rsidRDefault="00C90DFB" w:rsidP="00C423E2">
      <w:pPr>
        <w:pStyle w:val="NormalWeb"/>
        <w:spacing w:before="0" w:beforeAutospacing="0" w:after="0" w:afterAutospacing="0"/>
        <w:textAlignment w:val="baseline"/>
        <w:rPr>
          <w:sz w:val="22"/>
          <w:szCs w:val="22"/>
          <w:lang w:eastAsia="de-DE"/>
        </w:rPr>
      </w:pPr>
      <w:r w:rsidRPr="00C33A7D">
        <w:rPr>
          <w:i/>
          <w:iCs/>
          <w:spacing w:val="-2"/>
          <w:kern w:val="16"/>
          <w:sz w:val="22"/>
          <w:szCs w:val="22"/>
          <w:lang w:eastAsia="de-DE"/>
        </w:rPr>
        <w:t>Part of speech</w:t>
      </w:r>
      <w:r w:rsidR="000C28D7">
        <w:rPr>
          <w:i/>
          <w:iCs/>
          <w:spacing w:val="-2"/>
          <w:kern w:val="16"/>
          <w:sz w:val="22"/>
          <w:szCs w:val="22"/>
          <w:lang w:eastAsia="de-DE"/>
        </w:rPr>
        <w:t xml:space="preserve">: </w:t>
      </w:r>
      <w:r w:rsidR="00C423E2">
        <w:rPr>
          <w:i/>
          <w:iCs/>
          <w:spacing w:val="-2"/>
          <w:kern w:val="16"/>
          <w:sz w:val="22"/>
          <w:szCs w:val="22"/>
          <w:lang w:eastAsia="de-DE"/>
        </w:rPr>
        <w:t>P</w:t>
      </w:r>
      <w:r w:rsidR="005130B6">
        <w:rPr>
          <w:spacing w:val="-2"/>
          <w:kern w:val="16"/>
          <w:sz w:val="22"/>
          <w:szCs w:val="22"/>
          <w:lang w:eastAsia="de-DE"/>
        </w:rPr>
        <w:t>reprocessed version of the corpus</w:t>
      </w:r>
      <w:r w:rsidR="00C423E2">
        <w:rPr>
          <w:spacing w:val="-2"/>
          <w:kern w:val="16"/>
          <w:sz w:val="22"/>
          <w:szCs w:val="22"/>
          <w:lang w:eastAsia="de-DE"/>
        </w:rPr>
        <w:t xml:space="preserve">, </w:t>
      </w:r>
      <w:r w:rsidR="00C10723">
        <w:rPr>
          <w:spacing w:val="-2"/>
          <w:kern w:val="16"/>
          <w:sz w:val="22"/>
          <w:szCs w:val="22"/>
          <w:lang w:eastAsia="de-DE"/>
        </w:rPr>
        <w:t>where</w:t>
      </w:r>
      <w:r w:rsidR="00A42C3A">
        <w:rPr>
          <w:spacing w:val="-2"/>
          <w:kern w:val="16"/>
          <w:sz w:val="22"/>
          <w:szCs w:val="22"/>
          <w:lang w:eastAsia="de-DE"/>
        </w:rPr>
        <w:t xml:space="preserve"> </w:t>
      </w:r>
      <w:proofErr w:type="gramStart"/>
      <w:r w:rsidRPr="004C5370">
        <w:rPr>
          <w:spacing w:val="-2"/>
          <w:kern w:val="16"/>
          <w:sz w:val="22"/>
          <w:szCs w:val="22"/>
          <w:lang w:eastAsia="de-DE"/>
        </w:rPr>
        <w:t>Each</w:t>
      </w:r>
      <w:proofErr w:type="gramEnd"/>
      <w:r w:rsidRPr="004C5370">
        <w:rPr>
          <w:spacing w:val="-2"/>
          <w:kern w:val="16"/>
          <w:sz w:val="22"/>
          <w:szCs w:val="22"/>
          <w:lang w:eastAsia="de-DE"/>
        </w:rPr>
        <w:t xml:space="preserve"> word in the text replaced </w:t>
      </w:r>
      <w:r w:rsidR="00703860">
        <w:rPr>
          <w:spacing w:val="-2"/>
          <w:kern w:val="16"/>
          <w:sz w:val="22"/>
          <w:szCs w:val="22"/>
          <w:lang w:eastAsia="de-DE"/>
        </w:rPr>
        <w:t>with</w:t>
      </w:r>
      <w:r w:rsidRPr="004C5370">
        <w:rPr>
          <w:spacing w:val="-2"/>
          <w:kern w:val="16"/>
          <w:sz w:val="22"/>
          <w:szCs w:val="22"/>
          <w:lang w:eastAsia="de-DE"/>
        </w:rPr>
        <w:t xml:space="preserve"> (</w:t>
      </w:r>
      <w:proofErr w:type="spellStart"/>
      <w:r w:rsidRPr="004C5370">
        <w:rPr>
          <w:spacing w:val="-2"/>
          <w:kern w:val="16"/>
          <w:sz w:val="22"/>
          <w:szCs w:val="22"/>
          <w:lang w:eastAsia="de-DE"/>
        </w:rPr>
        <w:t>POS</w:t>
      </w:r>
      <w:r w:rsidR="00911A81">
        <w:rPr>
          <w:spacing w:val="-2"/>
          <w:kern w:val="16"/>
          <w:sz w:val="22"/>
          <w:szCs w:val="22"/>
          <w:lang w:eastAsia="de-DE"/>
        </w:rPr>
        <w:t>_</w:t>
      </w:r>
      <w:r w:rsidRPr="004C5370">
        <w:rPr>
          <w:spacing w:val="-2"/>
          <w:kern w:val="16"/>
          <w:sz w:val="22"/>
          <w:szCs w:val="22"/>
          <w:lang w:eastAsia="de-DE"/>
        </w:rPr>
        <w:t>word</w:t>
      </w:r>
      <w:proofErr w:type="spellEnd"/>
      <w:r w:rsidRPr="004C5370">
        <w:rPr>
          <w:spacing w:val="-2"/>
          <w:kern w:val="16"/>
          <w:sz w:val="22"/>
          <w:szCs w:val="22"/>
          <w:lang w:eastAsia="de-DE"/>
        </w:rPr>
        <w:t>) pair.</w:t>
      </w:r>
    </w:p>
    <w:p w14:paraId="447E0A30" w14:textId="32070A04" w:rsidR="00C90DFB" w:rsidRDefault="00C90DFB" w:rsidP="00CB127C">
      <w:pPr>
        <w:pStyle w:val="NormalWeb"/>
        <w:spacing w:before="0" w:beforeAutospacing="0" w:after="0" w:afterAutospacing="0"/>
        <w:rPr>
          <w:sz w:val="22"/>
          <w:szCs w:val="22"/>
          <w:lang w:eastAsia="de-DE"/>
        </w:rPr>
      </w:pPr>
      <w:r w:rsidRPr="00791C53">
        <w:rPr>
          <w:spacing w:val="-2"/>
          <w:kern w:val="16"/>
          <w:sz w:val="22"/>
          <w:szCs w:val="22"/>
          <w:lang w:eastAsia="de-DE"/>
        </w:rPr>
        <w:t xml:space="preserve">The tagging of POS performed using </w:t>
      </w:r>
      <w:r w:rsidRPr="00791C53">
        <w:rPr>
          <w:i/>
          <w:iCs/>
          <w:spacing w:val="-2"/>
          <w:kern w:val="16"/>
          <w:sz w:val="22"/>
          <w:szCs w:val="22"/>
          <w:lang w:eastAsia="de-DE"/>
        </w:rPr>
        <w:t xml:space="preserve">python </w:t>
      </w:r>
      <w:r w:rsidR="000C1D90" w:rsidRPr="00791C53">
        <w:rPr>
          <w:i/>
          <w:iCs/>
          <w:spacing w:val="-2"/>
          <w:kern w:val="16"/>
          <w:sz w:val="22"/>
          <w:szCs w:val="22"/>
          <w:lang w:eastAsia="de-DE"/>
        </w:rPr>
        <w:t>NLTK</w:t>
      </w:r>
      <w:r w:rsidRPr="00791C53">
        <w:rPr>
          <w:spacing w:val="-2"/>
          <w:kern w:val="16"/>
          <w:sz w:val="22"/>
          <w:szCs w:val="22"/>
          <w:lang w:eastAsia="de-DE"/>
        </w:rPr>
        <w:t xml:space="preserve"> default </w:t>
      </w:r>
      <w:proofErr w:type="gramStart"/>
      <w:r w:rsidRPr="00791C53">
        <w:rPr>
          <w:spacing w:val="-2"/>
          <w:kern w:val="16"/>
          <w:sz w:val="22"/>
          <w:szCs w:val="22"/>
          <w:lang w:eastAsia="de-DE"/>
        </w:rPr>
        <w:t>t</w:t>
      </w:r>
      <w:r w:rsidR="000C1D90" w:rsidRPr="00791C53">
        <w:rPr>
          <w:spacing w:val="-2"/>
          <w:kern w:val="16"/>
          <w:sz w:val="22"/>
          <w:szCs w:val="22"/>
          <w:lang w:eastAsia="de-DE"/>
        </w:rPr>
        <w:t>a</w:t>
      </w:r>
      <w:r w:rsidRPr="00791C53">
        <w:rPr>
          <w:spacing w:val="-2"/>
          <w:kern w:val="16"/>
          <w:sz w:val="22"/>
          <w:szCs w:val="22"/>
          <w:lang w:eastAsia="de-DE"/>
        </w:rPr>
        <w:t>gger</w:t>
      </w:r>
      <w:r w:rsidR="00246A3B" w:rsidRPr="00791C53">
        <w:rPr>
          <w:spacing w:val="-2"/>
          <w:kern w:val="16"/>
          <w:sz w:val="22"/>
          <w:szCs w:val="22"/>
          <w:lang w:eastAsia="de-DE"/>
        </w:rPr>
        <w:t xml:space="preserve"> which</w:t>
      </w:r>
      <w:proofErr w:type="gramEnd"/>
      <w:r w:rsidR="00246A3B" w:rsidRPr="00791C53">
        <w:rPr>
          <w:spacing w:val="-2"/>
          <w:kern w:val="16"/>
          <w:sz w:val="22"/>
          <w:szCs w:val="22"/>
          <w:lang w:eastAsia="de-DE"/>
        </w:rPr>
        <w:t xml:space="preserve"> is a</w:t>
      </w:r>
      <w:r w:rsidR="005644A7">
        <w:rPr>
          <w:spacing w:val="-2"/>
          <w:kern w:val="16"/>
          <w:sz w:val="22"/>
          <w:szCs w:val="22"/>
          <w:lang w:eastAsia="de-DE"/>
        </w:rPr>
        <w:t xml:space="preserve"> Greedy Averaged </w:t>
      </w:r>
      <w:r w:rsidR="005644A7">
        <w:rPr>
          <w:spacing w:val="-2"/>
          <w:kern w:val="16"/>
          <w:sz w:val="22"/>
          <w:szCs w:val="22"/>
          <w:lang w:eastAsia="de-DE"/>
        </w:rPr>
        <w:t>p</w:t>
      </w:r>
      <w:r w:rsidRPr="00791C53">
        <w:rPr>
          <w:spacing w:val="-2"/>
          <w:kern w:val="16"/>
          <w:sz w:val="22"/>
          <w:szCs w:val="22"/>
          <w:lang w:eastAsia="de-DE"/>
        </w:rPr>
        <w:t xml:space="preserve">erceptron </w:t>
      </w:r>
      <w:r w:rsidR="005644A7" w:rsidRPr="00791C53">
        <w:rPr>
          <w:spacing w:val="-2"/>
          <w:kern w:val="16"/>
          <w:sz w:val="22"/>
          <w:szCs w:val="22"/>
          <w:lang w:eastAsia="de-DE"/>
        </w:rPr>
        <w:t>tagger,</w:t>
      </w:r>
      <w:r w:rsidR="005644A7">
        <w:rPr>
          <w:spacing w:val="-2"/>
          <w:kern w:val="16"/>
          <w:sz w:val="22"/>
          <w:szCs w:val="22"/>
          <w:lang w:eastAsia="de-DE"/>
        </w:rPr>
        <w:t xml:space="preserve"> pre-</w:t>
      </w:r>
      <w:r w:rsidRPr="00791C53">
        <w:rPr>
          <w:spacing w:val="-2"/>
          <w:kern w:val="16"/>
          <w:sz w:val="22"/>
          <w:szCs w:val="22"/>
          <w:lang w:eastAsia="de-DE"/>
        </w:rPr>
        <w:t>trained on Wall Street Journal corpus (97.1% tagging accuracy)</w:t>
      </w:r>
      <w:r w:rsidR="005644A7">
        <w:rPr>
          <w:spacing w:val="-2"/>
          <w:kern w:val="16"/>
          <w:sz w:val="22"/>
          <w:szCs w:val="22"/>
          <w:lang w:eastAsia="de-DE"/>
        </w:rPr>
        <w:t>.</w:t>
      </w:r>
    </w:p>
    <w:p w14:paraId="591CB72B" w14:textId="60107ECA" w:rsidR="004921DC" w:rsidRPr="00791C53" w:rsidRDefault="004921DC" w:rsidP="004921DC">
      <w:pPr>
        <w:pStyle w:val="NormalWeb"/>
        <w:spacing w:before="0" w:beforeAutospacing="0" w:after="0" w:afterAutospacing="0"/>
        <w:rPr>
          <w:sz w:val="22"/>
          <w:szCs w:val="22"/>
          <w:lang w:eastAsia="de-DE"/>
        </w:rPr>
      </w:pPr>
      <w:r w:rsidRPr="004921DC">
        <w:rPr>
          <w:spacing w:val="-2"/>
          <w:kern w:val="16"/>
          <w:sz w:val="22"/>
          <w:szCs w:val="22"/>
          <w:lang w:eastAsia="de-DE"/>
        </w:rPr>
        <w:t>We strove for the features related to POS tagged text to reflect aspects of writing style that remain unchanged for some given author, regardless of the topic at hand</w:t>
      </w:r>
      <w:r>
        <w:rPr>
          <w:spacing w:val="-2"/>
          <w:kern w:val="16"/>
          <w:sz w:val="22"/>
          <w:szCs w:val="22"/>
          <w:lang w:eastAsia="de-DE"/>
        </w:rPr>
        <w:t>.</w:t>
      </w:r>
    </w:p>
    <w:p w14:paraId="6F979541" w14:textId="77777777" w:rsidR="00CB127C" w:rsidRDefault="00CB127C" w:rsidP="00CB127C">
      <w:pPr>
        <w:pStyle w:val="NormalWeb"/>
        <w:spacing w:before="0" w:beforeAutospacing="0" w:after="0" w:afterAutospacing="0"/>
        <w:textAlignment w:val="baseline"/>
        <w:rPr>
          <w:i/>
          <w:iCs/>
          <w:spacing w:val="-2"/>
          <w:kern w:val="16"/>
          <w:sz w:val="22"/>
          <w:szCs w:val="22"/>
          <w:lang w:eastAsia="de-DE"/>
        </w:rPr>
      </w:pPr>
    </w:p>
    <w:p w14:paraId="0045B392" w14:textId="7AB2D336" w:rsidR="00C90DFB" w:rsidRPr="004C5370" w:rsidRDefault="00C90DFB" w:rsidP="000C28D7">
      <w:pPr>
        <w:pStyle w:val="NormalWeb"/>
        <w:spacing w:before="0" w:beforeAutospacing="0" w:after="0" w:afterAutospacing="0"/>
        <w:textAlignment w:val="baseline"/>
        <w:rPr>
          <w:sz w:val="22"/>
          <w:szCs w:val="22"/>
          <w:lang w:eastAsia="de-DE"/>
        </w:rPr>
      </w:pPr>
      <w:r w:rsidRPr="00C33A7D">
        <w:rPr>
          <w:i/>
          <w:iCs/>
          <w:spacing w:val="-2"/>
          <w:kern w:val="16"/>
          <w:sz w:val="22"/>
          <w:szCs w:val="22"/>
          <w:lang w:eastAsia="de-DE"/>
        </w:rPr>
        <w:t>Named Entities</w:t>
      </w:r>
      <w:r w:rsidR="000C28D7">
        <w:rPr>
          <w:i/>
          <w:iCs/>
          <w:spacing w:val="-2"/>
          <w:kern w:val="16"/>
          <w:sz w:val="22"/>
          <w:szCs w:val="22"/>
          <w:lang w:eastAsia="de-DE"/>
        </w:rPr>
        <w:t xml:space="preserve">: </w:t>
      </w:r>
      <w:r w:rsidRPr="004C5370">
        <w:rPr>
          <w:spacing w:val="-2"/>
          <w:kern w:val="16"/>
          <w:sz w:val="22"/>
          <w:szCs w:val="22"/>
          <w:lang w:eastAsia="de-DE"/>
        </w:rPr>
        <w:t xml:space="preserve">A named entity is a "real-world object" </w:t>
      </w:r>
      <w:proofErr w:type="gramStart"/>
      <w:r w:rsidRPr="004C5370">
        <w:rPr>
          <w:spacing w:val="-2"/>
          <w:kern w:val="16"/>
          <w:sz w:val="22"/>
          <w:szCs w:val="22"/>
          <w:lang w:eastAsia="de-DE"/>
        </w:rPr>
        <w:t>that's</w:t>
      </w:r>
      <w:proofErr w:type="gramEnd"/>
      <w:r w:rsidRPr="004C5370">
        <w:rPr>
          <w:spacing w:val="-2"/>
          <w:kern w:val="16"/>
          <w:sz w:val="22"/>
          <w:szCs w:val="22"/>
          <w:lang w:eastAsia="de-DE"/>
        </w:rPr>
        <w:t xml:space="preserve"> assigned a name – for example, a person, a country, a product or a book title.</w:t>
      </w:r>
    </w:p>
    <w:p w14:paraId="0D068650" w14:textId="685871E1" w:rsidR="00C90DFB" w:rsidRPr="004C5370" w:rsidRDefault="00275F76" w:rsidP="00CB127C">
      <w:pPr>
        <w:pStyle w:val="NormalWeb"/>
        <w:spacing w:before="0" w:beforeAutospacing="0" w:after="0" w:afterAutospacing="0"/>
        <w:rPr>
          <w:sz w:val="22"/>
          <w:szCs w:val="22"/>
          <w:lang w:eastAsia="de-DE"/>
        </w:rPr>
      </w:pPr>
      <w:r>
        <w:rPr>
          <w:spacing w:val="-2"/>
          <w:kern w:val="16"/>
          <w:sz w:val="22"/>
          <w:szCs w:val="22"/>
          <w:lang w:eastAsia="de-DE"/>
        </w:rPr>
        <w:t>We added a</w:t>
      </w:r>
      <w:r w:rsidR="00C90DFB" w:rsidRPr="004C5370">
        <w:rPr>
          <w:spacing w:val="-2"/>
          <w:kern w:val="16"/>
          <w:sz w:val="22"/>
          <w:szCs w:val="22"/>
          <w:lang w:eastAsia="de-DE"/>
        </w:rPr>
        <w:t xml:space="preserve">dditional </w:t>
      </w:r>
      <w:r w:rsidR="00B5479A">
        <w:rPr>
          <w:spacing w:val="-2"/>
          <w:kern w:val="16"/>
          <w:sz w:val="22"/>
          <w:szCs w:val="22"/>
          <w:lang w:eastAsia="de-DE"/>
        </w:rPr>
        <w:t xml:space="preserve">preprocessed version </w:t>
      </w:r>
      <w:r w:rsidR="00C90DFB" w:rsidRPr="004C5370">
        <w:rPr>
          <w:spacing w:val="-2"/>
          <w:kern w:val="16"/>
          <w:sz w:val="22"/>
          <w:szCs w:val="22"/>
          <w:lang w:eastAsia="de-DE"/>
        </w:rPr>
        <w:t xml:space="preserve">of original text </w:t>
      </w:r>
      <w:r w:rsidR="00B5479A">
        <w:rPr>
          <w:spacing w:val="-2"/>
          <w:kern w:val="16"/>
          <w:sz w:val="22"/>
          <w:szCs w:val="22"/>
          <w:lang w:eastAsia="de-DE"/>
        </w:rPr>
        <w:t>in which</w:t>
      </w:r>
      <w:r w:rsidR="00C90DFB" w:rsidRPr="004C5370">
        <w:rPr>
          <w:spacing w:val="-2"/>
          <w:kern w:val="16"/>
          <w:sz w:val="22"/>
          <w:szCs w:val="22"/>
          <w:lang w:eastAsia="de-DE"/>
        </w:rPr>
        <w:t xml:space="preserve"> each Named entity is replaced by </w:t>
      </w:r>
      <w:r w:rsidR="00065093" w:rsidRPr="004C5370">
        <w:rPr>
          <w:spacing w:val="-2"/>
          <w:kern w:val="16"/>
          <w:sz w:val="22"/>
          <w:szCs w:val="22"/>
          <w:lang w:eastAsia="de-DE"/>
        </w:rPr>
        <w:t>its</w:t>
      </w:r>
      <w:r w:rsidR="00C90DFB" w:rsidRPr="004C5370">
        <w:rPr>
          <w:spacing w:val="-2"/>
          <w:kern w:val="16"/>
          <w:sz w:val="22"/>
          <w:szCs w:val="22"/>
          <w:lang w:eastAsia="de-DE"/>
        </w:rPr>
        <w:t xml:space="preserve"> </w:t>
      </w:r>
      <w:proofErr w:type="gramStart"/>
      <w:r w:rsidR="00C90DFB" w:rsidRPr="004C5370">
        <w:rPr>
          <w:spacing w:val="-2"/>
          <w:kern w:val="16"/>
          <w:sz w:val="22"/>
          <w:szCs w:val="22"/>
          <w:lang w:eastAsia="de-DE"/>
        </w:rPr>
        <w:t>Name-tag</w:t>
      </w:r>
      <w:proofErr w:type="gramEnd"/>
      <w:r w:rsidR="00C90DFB" w:rsidRPr="004C5370">
        <w:rPr>
          <w:spacing w:val="-2"/>
          <w:kern w:val="16"/>
          <w:sz w:val="22"/>
          <w:szCs w:val="22"/>
          <w:lang w:eastAsia="de-DE"/>
        </w:rPr>
        <w:t>.</w:t>
      </w:r>
    </w:p>
    <w:p w14:paraId="71B98D9E" w14:textId="339D3C68" w:rsidR="00DD7C96" w:rsidRPr="00791C53" w:rsidRDefault="005644A7" w:rsidP="005644A7">
      <w:pPr>
        <w:pStyle w:val="NormalWeb"/>
        <w:spacing w:before="0" w:beforeAutospacing="0" w:after="0" w:afterAutospacing="0"/>
        <w:rPr>
          <w:sz w:val="22"/>
          <w:szCs w:val="22"/>
          <w:lang w:eastAsia="de-DE"/>
        </w:rPr>
      </w:pPr>
      <w:r>
        <w:rPr>
          <w:spacing w:val="-2"/>
          <w:kern w:val="16"/>
          <w:sz w:val="22"/>
          <w:szCs w:val="22"/>
          <w:lang w:eastAsia="de-DE"/>
        </w:rPr>
        <w:t>T</w:t>
      </w:r>
      <w:r w:rsidR="00DD7C96" w:rsidRPr="00791C53">
        <w:rPr>
          <w:spacing w:val="-2"/>
          <w:kern w:val="16"/>
          <w:sz w:val="22"/>
          <w:szCs w:val="22"/>
          <w:lang w:eastAsia="de-DE"/>
        </w:rPr>
        <w:t xml:space="preserve">agging performed using </w:t>
      </w:r>
      <w:r w:rsidR="00DD7C96" w:rsidRPr="00791C53">
        <w:rPr>
          <w:i/>
          <w:iCs/>
          <w:spacing w:val="-2"/>
          <w:kern w:val="16"/>
          <w:sz w:val="22"/>
          <w:szCs w:val="22"/>
          <w:lang w:eastAsia="de-DE"/>
        </w:rPr>
        <w:t xml:space="preserve">python </w:t>
      </w:r>
      <w:r w:rsidR="00DD7C96">
        <w:rPr>
          <w:i/>
          <w:iCs/>
          <w:spacing w:val="-2"/>
          <w:kern w:val="16"/>
          <w:sz w:val="22"/>
          <w:szCs w:val="22"/>
          <w:lang w:eastAsia="de-DE"/>
        </w:rPr>
        <w:t xml:space="preserve">spacy </w:t>
      </w:r>
      <w:r w:rsidR="00DD7C96" w:rsidRPr="00791C53">
        <w:rPr>
          <w:spacing w:val="-2"/>
          <w:kern w:val="16"/>
          <w:sz w:val="22"/>
          <w:szCs w:val="22"/>
          <w:lang w:eastAsia="de-DE"/>
        </w:rPr>
        <w:t xml:space="preserve">default </w:t>
      </w:r>
      <w:r w:rsidR="00DD7C96">
        <w:rPr>
          <w:spacing w:val="-2"/>
          <w:kern w:val="16"/>
          <w:sz w:val="22"/>
          <w:szCs w:val="22"/>
          <w:lang w:eastAsia="de-DE"/>
        </w:rPr>
        <w:t>entities tagger</w:t>
      </w:r>
      <w:r w:rsidR="00065093" w:rsidRPr="00791C53">
        <w:rPr>
          <w:spacing w:val="-2"/>
          <w:kern w:val="16"/>
          <w:sz w:val="22"/>
          <w:szCs w:val="22"/>
          <w:lang w:eastAsia="de-DE"/>
        </w:rPr>
        <w:t>,</w:t>
      </w:r>
      <w:r w:rsidR="00DD7C96" w:rsidRPr="00791C53">
        <w:rPr>
          <w:spacing w:val="-2"/>
          <w:kern w:val="16"/>
          <w:sz w:val="22"/>
          <w:szCs w:val="22"/>
          <w:lang w:eastAsia="de-DE"/>
        </w:rPr>
        <w:t xml:space="preserve"> </w:t>
      </w:r>
      <w:r w:rsidR="00D0548A">
        <w:rPr>
          <w:spacing w:val="-2"/>
          <w:kern w:val="16"/>
          <w:sz w:val="22"/>
          <w:szCs w:val="22"/>
          <w:lang w:eastAsia="de-DE"/>
        </w:rPr>
        <w:t xml:space="preserve">which </w:t>
      </w:r>
      <w:r w:rsidR="00D0548A" w:rsidRPr="00D0548A">
        <w:rPr>
          <w:spacing w:val="-2"/>
          <w:kern w:val="16"/>
          <w:sz w:val="22"/>
          <w:szCs w:val="22"/>
          <w:lang w:eastAsia="de-DE"/>
        </w:rPr>
        <w:t>can recognize few limited pre-defined entities like PERSON, ORGANISATION, DATE, etc.</w:t>
      </w:r>
    </w:p>
    <w:p w14:paraId="07C411A6" w14:textId="77777777" w:rsidR="00CB127C" w:rsidRDefault="00CB127C" w:rsidP="00CB127C">
      <w:pPr>
        <w:pStyle w:val="NormalWeb"/>
        <w:spacing w:before="0" w:beforeAutospacing="0" w:after="0" w:afterAutospacing="0"/>
        <w:textAlignment w:val="baseline"/>
        <w:rPr>
          <w:i/>
          <w:iCs/>
          <w:spacing w:val="-2"/>
          <w:kern w:val="16"/>
          <w:sz w:val="22"/>
          <w:szCs w:val="22"/>
          <w:lang w:eastAsia="de-DE"/>
        </w:rPr>
      </w:pPr>
    </w:p>
    <w:p w14:paraId="22B410E5" w14:textId="53CFE14C" w:rsidR="00C85F59" w:rsidRPr="004C5370" w:rsidRDefault="00C85F59" w:rsidP="00653BA2">
      <w:pPr>
        <w:pStyle w:val="NormalWeb"/>
        <w:spacing w:before="0" w:beforeAutospacing="0" w:after="0" w:afterAutospacing="0"/>
        <w:textAlignment w:val="baseline"/>
        <w:rPr>
          <w:sz w:val="22"/>
          <w:szCs w:val="22"/>
          <w:lang w:eastAsia="de-DE"/>
        </w:rPr>
      </w:pPr>
      <w:r w:rsidRPr="00C33A7D">
        <w:rPr>
          <w:i/>
          <w:iCs/>
          <w:spacing w:val="-2"/>
          <w:kern w:val="16"/>
          <w:sz w:val="22"/>
          <w:szCs w:val="22"/>
          <w:lang w:eastAsia="de-DE"/>
        </w:rPr>
        <w:t>Character N-gram</w:t>
      </w:r>
      <w:r>
        <w:rPr>
          <w:i/>
          <w:iCs/>
          <w:spacing w:val="-2"/>
          <w:kern w:val="16"/>
          <w:sz w:val="22"/>
          <w:szCs w:val="22"/>
          <w:lang w:eastAsia="de-DE"/>
        </w:rPr>
        <w:t>s</w:t>
      </w:r>
      <w:r w:rsidR="00653BA2">
        <w:rPr>
          <w:i/>
          <w:iCs/>
          <w:spacing w:val="-2"/>
          <w:kern w:val="16"/>
          <w:sz w:val="22"/>
          <w:szCs w:val="22"/>
          <w:lang w:eastAsia="de-DE"/>
        </w:rPr>
        <w:t xml:space="preserve">: </w:t>
      </w:r>
      <w:r w:rsidRPr="004C5370">
        <w:rPr>
          <w:spacing w:val="-2"/>
          <w:kern w:val="16"/>
          <w:sz w:val="22"/>
          <w:szCs w:val="22"/>
          <w:lang w:eastAsia="de-DE"/>
        </w:rPr>
        <w:t>Configuration of N “Character window”. We experiment N value of 1-3.</w:t>
      </w:r>
    </w:p>
    <w:p w14:paraId="6CC46B8E" w14:textId="77777777" w:rsidR="00CB127C" w:rsidRDefault="00CB127C" w:rsidP="00CB127C">
      <w:pPr>
        <w:pStyle w:val="NormalWeb"/>
        <w:spacing w:before="0" w:beforeAutospacing="0" w:after="0" w:afterAutospacing="0"/>
        <w:textAlignment w:val="baseline"/>
        <w:rPr>
          <w:i/>
          <w:iCs/>
          <w:spacing w:val="-2"/>
          <w:kern w:val="16"/>
          <w:sz w:val="22"/>
          <w:szCs w:val="22"/>
          <w:lang w:eastAsia="de-DE"/>
        </w:rPr>
      </w:pPr>
    </w:p>
    <w:p w14:paraId="07C09D9F" w14:textId="759A887D" w:rsidR="00C85F59" w:rsidRPr="00791C53" w:rsidRDefault="00C85F59" w:rsidP="00653BA2">
      <w:pPr>
        <w:pStyle w:val="NormalWeb"/>
        <w:spacing w:before="0" w:beforeAutospacing="0" w:after="0" w:afterAutospacing="0"/>
        <w:textAlignment w:val="baseline"/>
        <w:rPr>
          <w:sz w:val="22"/>
          <w:szCs w:val="22"/>
          <w:lang w:eastAsia="de-DE"/>
        </w:rPr>
      </w:pPr>
      <w:r w:rsidRPr="00C33A7D">
        <w:rPr>
          <w:i/>
          <w:iCs/>
          <w:spacing w:val="-2"/>
          <w:kern w:val="16"/>
          <w:sz w:val="22"/>
          <w:szCs w:val="22"/>
          <w:lang w:eastAsia="de-DE"/>
        </w:rPr>
        <w:t>Word N-grams</w:t>
      </w:r>
      <w:r w:rsidR="00653BA2">
        <w:rPr>
          <w:i/>
          <w:iCs/>
          <w:spacing w:val="-2"/>
          <w:kern w:val="16"/>
          <w:sz w:val="22"/>
          <w:szCs w:val="22"/>
          <w:lang w:eastAsia="de-DE"/>
        </w:rPr>
        <w:t xml:space="preserve">: </w:t>
      </w:r>
      <w:r w:rsidRPr="004C5370">
        <w:rPr>
          <w:spacing w:val="-2"/>
          <w:kern w:val="16"/>
          <w:sz w:val="22"/>
          <w:szCs w:val="22"/>
          <w:lang w:eastAsia="de-DE"/>
        </w:rPr>
        <w:t>Configuration of N-gram. We experiment N value of 1-3.</w:t>
      </w:r>
    </w:p>
    <w:p w14:paraId="4E5B6D3A" w14:textId="48C88F78" w:rsidR="00C90DFB" w:rsidRDefault="00C90DFB" w:rsidP="00D0548A">
      <w:pPr>
        <w:pStyle w:val="NormalWeb"/>
        <w:spacing w:before="0" w:beforeAutospacing="0" w:after="0" w:afterAutospacing="0"/>
        <w:rPr>
          <w:spacing w:val="-2"/>
          <w:kern w:val="16"/>
          <w:sz w:val="22"/>
          <w:szCs w:val="22"/>
          <w:lang w:eastAsia="de-DE"/>
        </w:rPr>
      </w:pPr>
    </w:p>
    <w:p w14:paraId="6207DA46" w14:textId="042321F0" w:rsidR="00C90DFB" w:rsidRPr="004C5370" w:rsidRDefault="00C90DFB" w:rsidP="005644A7">
      <w:pPr>
        <w:pStyle w:val="NormalWeb"/>
        <w:spacing w:before="0" w:beforeAutospacing="0" w:after="0" w:afterAutospacing="0"/>
        <w:rPr>
          <w:sz w:val="22"/>
          <w:szCs w:val="22"/>
          <w:lang w:eastAsia="de-DE"/>
        </w:rPr>
      </w:pPr>
      <w:r>
        <w:rPr>
          <w:spacing w:val="-2"/>
          <w:kern w:val="16"/>
          <w:sz w:val="22"/>
          <w:szCs w:val="22"/>
          <w:lang w:eastAsia="de-DE"/>
        </w:rPr>
        <w:t xml:space="preserve">On top of preprocessed text </w:t>
      </w:r>
      <w:r w:rsidR="00FD7BF5">
        <w:rPr>
          <w:spacing w:val="-2"/>
          <w:kern w:val="16"/>
          <w:sz w:val="22"/>
          <w:szCs w:val="22"/>
          <w:lang w:eastAsia="de-DE"/>
        </w:rPr>
        <w:t xml:space="preserve">versions </w:t>
      </w:r>
      <w:r>
        <w:rPr>
          <w:spacing w:val="-2"/>
          <w:kern w:val="16"/>
          <w:sz w:val="22"/>
          <w:szCs w:val="22"/>
          <w:lang w:eastAsia="de-DE"/>
        </w:rPr>
        <w:t>we used below feat</w:t>
      </w:r>
      <w:r w:rsidR="00CB0CD9">
        <w:rPr>
          <w:spacing w:val="-2"/>
          <w:kern w:val="16"/>
          <w:sz w:val="22"/>
          <w:szCs w:val="22"/>
          <w:lang w:eastAsia="de-DE"/>
        </w:rPr>
        <w:t>ures in multiple variations.</w:t>
      </w:r>
    </w:p>
    <w:p w14:paraId="5BFBA77A" w14:textId="77777777" w:rsidR="00BA23C6" w:rsidRDefault="00BA23C6" w:rsidP="00BA23C6">
      <w:pPr>
        <w:pStyle w:val="NormalWeb"/>
        <w:spacing w:before="0" w:beforeAutospacing="0" w:after="0" w:afterAutospacing="0"/>
        <w:textAlignment w:val="baseline"/>
        <w:rPr>
          <w:i/>
          <w:iCs/>
          <w:spacing w:val="-2"/>
          <w:kern w:val="16"/>
          <w:sz w:val="22"/>
          <w:szCs w:val="22"/>
          <w:lang w:eastAsia="de-DE"/>
        </w:rPr>
      </w:pPr>
    </w:p>
    <w:p w14:paraId="55A8D5F1" w14:textId="52D9B9A5" w:rsidR="00C90DFB" w:rsidRPr="004C5370" w:rsidRDefault="00C90DFB" w:rsidP="005644A7">
      <w:pPr>
        <w:pStyle w:val="NormalWeb"/>
        <w:spacing w:before="0" w:beforeAutospacing="0" w:after="0" w:afterAutospacing="0"/>
        <w:textAlignment w:val="baseline"/>
        <w:rPr>
          <w:sz w:val="22"/>
          <w:szCs w:val="22"/>
          <w:lang w:eastAsia="de-DE"/>
        </w:rPr>
      </w:pPr>
      <w:r w:rsidRPr="00C33A7D">
        <w:rPr>
          <w:i/>
          <w:iCs/>
          <w:spacing w:val="-2"/>
          <w:kern w:val="16"/>
          <w:sz w:val="22"/>
          <w:szCs w:val="22"/>
          <w:lang w:eastAsia="de-DE"/>
        </w:rPr>
        <w:t>Bag of words</w:t>
      </w:r>
      <w:r w:rsidR="00CB0CD9">
        <w:rPr>
          <w:i/>
          <w:iCs/>
          <w:spacing w:val="-2"/>
          <w:kern w:val="16"/>
          <w:sz w:val="22"/>
          <w:szCs w:val="22"/>
          <w:lang w:eastAsia="de-DE"/>
        </w:rPr>
        <w:t xml:space="preserve">: </w:t>
      </w:r>
      <w:r w:rsidRPr="004C5370">
        <w:rPr>
          <w:spacing w:val="-2"/>
          <w:kern w:val="16"/>
          <w:sz w:val="22"/>
          <w:szCs w:val="22"/>
          <w:lang w:eastAsia="de-DE"/>
        </w:rPr>
        <w:t>commonly used in methods of doc</w:t>
      </w:r>
      <w:r>
        <w:rPr>
          <w:spacing w:val="-2"/>
          <w:kern w:val="16"/>
          <w:sz w:val="22"/>
          <w:szCs w:val="22"/>
          <w:lang w:eastAsia="de-DE"/>
        </w:rPr>
        <w:t xml:space="preserve">ument classification where the </w:t>
      </w:r>
      <w:r w:rsidRPr="004C5370">
        <w:rPr>
          <w:spacing w:val="-2"/>
          <w:kern w:val="16"/>
          <w:sz w:val="22"/>
          <w:szCs w:val="22"/>
          <w:lang w:eastAsia="de-DE"/>
        </w:rPr>
        <w:t xml:space="preserve">occurrence of each word </w:t>
      </w:r>
      <w:proofErr w:type="gramStart"/>
      <w:r w:rsidRPr="004C5370">
        <w:rPr>
          <w:spacing w:val="-2"/>
          <w:kern w:val="16"/>
          <w:sz w:val="22"/>
          <w:szCs w:val="22"/>
          <w:lang w:eastAsia="de-DE"/>
        </w:rPr>
        <w:t>is used</w:t>
      </w:r>
      <w:proofErr w:type="gramEnd"/>
      <w:r w:rsidRPr="004C5370">
        <w:rPr>
          <w:spacing w:val="-2"/>
          <w:kern w:val="16"/>
          <w:sz w:val="22"/>
          <w:szCs w:val="22"/>
          <w:lang w:eastAsia="de-DE"/>
        </w:rPr>
        <w:t xml:space="preserve"> as a feature for training a classifier.</w:t>
      </w:r>
    </w:p>
    <w:p w14:paraId="492460EE" w14:textId="77777777" w:rsidR="00C90DFB" w:rsidRPr="004C5370" w:rsidRDefault="00C90DFB" w:rsidP="00BA23C6">
      <w:pPr>
        <w:pStyle w:val="NormalWeb"/>
        <w:spacing w:before="0" w:beforeAutospacing="0" w:after="0" w:afterAutospacing="0"/>
        <w:rPr>
          <w:sz w:val="22"/>
          <w:szCs w:val="22"/>
          <w:lang w:eastAsia="de-DE"/>
        </w:rPr>
      </w:pPr>
      <w:r w:rsidRPr="00CB5252">
        <w:rPr>
          <w:spacing w:val="-2"/>
          <w:kern w:val="16"/>
          <w:sz w:val="22"/>
          <w:szCs w:val="22"/>
          <w:lang w:eastAsia="de-DE"/>
        </w:rPr>
        <w:t xml:space="preserve">We used </w:t>
      </w:r>
      <w:r w:rsidRPr="00CB5252">
        <w:rPr>
          <w:i/>
          <w:iCs/>
          <w:spacing w:val="-2"/>
          <w:kern w:val="16"/>
          <w:sz w:val="22"/>
          <w:szCs w:val="22"/>
          <w:lang w:eastAsia="de-DE"/>
        </w:rPr>
        <w:t xml:space="preserve">python </w:t>
      </w:r>
      <w:proofErr w:type="spellStart"/>
      <w:r w:rsidRPr="00CB5252">
        <w:rPr>
          <w:i/>
          <w:iCs/>
          <w:spacing w:val="-2"/>
          <w:kern w:val="16"/>
          <w:sz w:val="22"/>
          <w:szCs w:val="22"/>
          <w:lang w:eastAsia="de-DE"/>
        </w:rPr>
        <w:t>Kares</w:t>
      </w:r>
      <w:proofErr w:type="spellEnd"/>
      <w:r w:rsidRPr="00CB5252">
        <w:rPr>
          <w:spacing w:val="-2"/>
          <w:kern w:val="16"/>
          <w:sz w:val="22"/>
          <w:szCs w:val="22"/>
          <w:lang w:eastAsia="de-DE"/>
        </w:rPr>
        <w:t xml:space="preserve"> implementation of Bag of words (</w:t>
      </w:r>
      <w:proofErr w:type="spellStart"/>
      <w:r w:rsidRPr="00CB5252">
        <w:rPr>
          <w:i/>
          <w:iCs/>
          <w:spacing w:val="-2"/>
          <w:kern w:val="16"/>
          <w:sz w:val="22"/>
          <w:szCs w:val="22"/>
          <w:lang w:eastAsia="de-DE"/>
        </w:rPr>
        <w:t>CountVectorizer</w:t>
      </w:r>
      <w:proofErr w:type="spellEnd"/>
      <w:r w:rsidRPr="00CB5252">
        <w:rPr>
          <w:spacing w:val="-2"/>
          <w:kern w:val="16"/>
          <w:sz w:val="22"/>
          <w:szCs w:val="22"/>
          <w:lang w:eastAsia="de-DE"/>
        </w:rPr>
        <w:t>).</w:t>
      </w:r>
    </w:p>
    <w:p w14:paraId="6791F19A" w14:textId="77777777" w:rsidR="00BA23C6" w:rsidRDefault="00BA23C6" w:rsidP="00BA23C6">
      <w:pPr>
        <w:pStyle w:val="NormalWeb"/>
        <w:spacing w:before="0" w:beforeAutospacing="0" w:after="0" w:afterAutospacing="0"/>
        <w:textAlignment w:val="baseline"/>
        <w:rPr>
          <w:i/>
          <w:iCs/>
          <w:spacing w:val="-2"/>
          <w:kern w:val="16"/>
          <w:sz w:val="22"/>
          <w:szCs w:val="22"/>
          <w:lang w:eastAsia="de-DE"/>
        </w:rPr>
      </w:pPr>
    </w:p>
    <w:p w14:paraId="3F55F253" w14:textId="77777777" w:rsidR="00FA3216" w:rsidRDefault="00C90DFB" w:rsidP="00FA3216">
      <w:pPr>
        <w:pStyle w:val="NormalWeb"/>
        <w:spacing w:before="0" w:beforeAutospacing="0" w:after="0" w:afterAutospacing="0"/>
        <w:rPr>
          <w:spacing w:val="-2"/>
          <w:kern w:val="16"/>
          <w:sz w:val="22"/>
          <w:szCs w:val="22"/>
          <w:lang w:eastAsia="de-DE"/>
        </w:rPr>
      </w:pPr>
      <w:r w:rsidRPr="00C33A7D">
        <w:rPr>
          <w:i/>
          <w:iCs/>
          <w:spacing w:val="-2"/>
          <w:kern w:val="16"/>
          <w:sz w:val="22"/>
          <w:szCs w:val="22"/>
          <w:lang w:eastAsia="de-DE"/>
        </w:rPr>
        <w:t>TF-IDF</w:t>
      </w:r>
      <w:r w:rsidR="00CB0CD9">
        <w:rPr>
          <w:i/>
          <w:iCs/>
          <w:spacing w:val="-2"/>
          <w:kern w:val="16"/>
          <w:sz w:val="22"/>
          <w:szCs w:val="22"/>
          <w:lang w:eastAsia="de-DE"/>
        </w:rPr>
        <w:t xml:space="preserve">: </w:t>
      </w:r>
      <w:r>
        <w:rPr>
          <w:spacing w:val="-2"/>
          <w:kern w:val="16"/>
          <w:sz w:val="22"/>
          <w:szCs w:val="22"/>
          <w:lang w:eastAsia="de-DE"/>
        </w:rPr>
        <w:t xml:space="preserve">Numerical statistic that </w:t>
      </w:r>
      <w:r w:rsidRPr="004C5370">
        <w:rPr>
          <w:spacing w:val="-2"/>
          <w:kern w:val="16"/>
          <w:sz w:val="22"/>
          <w:szCs w:val="22"/>
          <w:lang w:eastAsia="de-DE"/>
        </w:rPr>
        <w:t xml:space="preserve">intended to reflect how important a word is to a </w:t>
      </w:r>
      <w:hyperlink r:id="rId12" w:history="1">
        <w:r w:rsidRPr="004C5370">
          <w:rPr>
            <w:sz w:val="22"/>
            <w:szCs w:val="22"/>
          </w:rPr>
          <w:t>document</w:t>
        </w:r>
      </w:hyperlink>
      <w:r w:rsidRPr="004C5370">
        <w:rPr>
          <w:spacing w:val="-2"/>
          <w:kern w:val="16"/>
          <w:sz w:val="22"/>
          <w:szCs w:val="22"/>
          <w:lang w:eastAsia="de-DE"/>
        </w:rPr>
        <w:t xml:space="preserve"> in a collection or corpus.</w:t>
      </w:r>
      <w:r w:rsidR="00FA3216">
        <w:rPr>
          <w:spacing w:val="-2"/>
          <w:kern w:val="16"/>
          <w:sz w:val="22"/>
          <w:szCs w:val="22"/>
          <w:lang w:eastAsia="de-DE"/>
        </w:rPr>
        <w:t xml:space="preserve"> </w:t>
      </w:r>
    </w:p>
    <w:p w14:paraId="1A96EEED" w14:textId="5350017D" w:rsidR="00C90DFB" w:rsidRPr="004C5370" w:rsidRDefault="00FA3216" w:rsidP="00FA3216">
      <w:pPr>
        <w:pStyle w:val="NormalWeb"/>
        <w:spacing w:before="0" w:beforeAutospacing="0" w:after="0" w:afterAutospacing="0"/>
        <w:rPr>
          <w:sz w:val="22"/>
          <w:szCs w:val="22"/>
          <w:lang w:eastAsia="de-DE"/>
        </w:rPr>
      </w:pPr>
      <w:r>
        <w:rPr>
          <w:spacing w:val="-2"/>
          <w:kern w:val="16"/>
          <w:sz w:val="22"/>
          <w:szCs w:val="22"/>
          <w:lang w:eastAsia="de-DE" w:bidi="he-IL"/>
        </w:rPr>
        <w:t>TF-IDF</w:t>
      </w:r>
      <w:r w:rsidRPr="004C5370">
        <w:rPr>
          <w:spacing w:val="-2"/>
          <w:kern w:val="16"/>
          <w:sz w:val="22"/>
          <w:szCs w:val="22"/>
          <w:lang w:eastAsia="de-DE"/>
        </w:rPr>
        <w:t xml:space="preserve"> is one of the most popular term-weighting schemes today; 83% of text-based recommender systems in digital libraries use </w:t>
      </w:r>
      <w:proofErr w:type="spellStart"/>
      <w:r w:rsidRPr="004C5370">
        <w:rPr>
          <w:spacing w:val="-2"/>
          <w:kern w:val="16"/>
          <w:sz w:val="22"/>
          <w:szCs w:val="22"/>
          <w:lang w:eastAsia="de-DE"/>
        </w:rPr>
        <w:t>tf</w:t>
      </w:r>
      <w:proofErr w:type="spellEnd"/>
      <w:r w:rsidRPr="004C5370">
        <w:rPr>
          <w:spacing w:val="-2"/>
          <w:kern w:val="16"/>
          <w:sz w:val="22"/>
          <w:szCs w:val="22"/>
          <w:lang w:eastAsia="de-DE"/>
        </w:rPr>
        <w:t>–</w:t>
      </w:r>
      <w:proofErr w:type="spellStart"/>
      <w:r w:rsidRPr="004C5370">
        <w:rPr>
          <w:spacing w:val="-2"/>
          <w:kern w:val="16"/>
          <w:sz w:val="22"/>
          <w:szCs w:val="22"/>
          <w:lang w:eastAsia="de-DE"/>
        </w:rPr>
        <w:t>idf</w:t>
      </w:r>
      <w:proofErr w:type="spellEnd"/>
      <w:r>
        <w:rPr>
          <w:spacing w:val="-2"/>
          <w:kern w:val="16"/>
          <w:sz w:val="22"/>
          <w:szCs w:val="22"/>
          <w:lang w:eastAsia="de-DE"/>
        </w:rPr>
        <w:t xml:space="preserve"> (</w:t>
      </w:r>
      <w:proofErr w:type="spellStart"/>
      <w:r>
        <w:rPr>
          <w:spacing w:val="-2"/>
          <w:kern w:val="16"/>
          <w:sz w:val="22"/>
          <w:szCs w:val="22"/>
          <w:lang w:eastAsia="de-DE"/>
        </w:rPr>
        <w:t>Beel</w:t>
      </w:r>
      <w:proofErr w:type="spellEnd"/>
      <w:r>
        <w:rPr>
          <w:spacing w:val="-2"/>
          <w:kern w:val="16"/>
          <w:sz w:val="22"/>
          <w:szCs w:val="22"/>
          <w:lang w:eastAsia="de-DE"/>
        </w:rPr>
        <w:t xml:space="preserve"> at el., 2016). </w:t>
      </w:r>
    </w:p>
    <w:p w14:paraId="2B58CCAC" w14:textId="5897AC64" w:rsidR="00C90DFB" w:rsidRDefault="00C90DFB" w:rsidP="00BA23C6">
      <w:pPr>
        <w:pStyle w:val="NormalWeb"/>
        <w:spacing w:before="0" w:beforeAutospacing="0" w:after="0" w:afterAutospacing="0"/>
        <w:rPr>
          <w:sz w:val="22"/>
          <w:szCs w:val="22"/>
          <w:lang w:eastAsia="de-DE"/>
        </w:rPr>
      </w:pPr>
      <w:r w:rsidRPr="004C5370">
        <w:rPr>
          <w:spacing w:val="-2"/>
          <w:kern w:val="16"/>
          <w:sz w:val="22"/>
          <w:szCs w:val="22"/>
          <w:lang w:eastAsia="de-DE"/>
        </w:rPr>
        <w:t xml:space="preserve">The </w:t>
      </w:r>
      <w:r w:rsidR="006C3826">
        <w:rPr>
          <w:spacing w:val="-2"/>
          <w:kern w:val="16"/>
          <w:sz w:val="22"/>
          <w:szCs w:val="22"/>
          <w:lang w:eastAsia="de-DE" w:bidi="he-IL"/>
        </w:rPr>
        <w:t>TF-IDF</w:t>
      </w:r>
      <w:r w:rsidRPr="004C5370">
        <w:rPr>
          <w:spacing w:val="-2"/>
          <w:kern w:val="16"/>
          <w:sz w:val="22"/>
          <w:szCs w:val="22"/>
          <w:lang w:eastAsia="de-DE"/>
        </w:rPr>
        <w:t xml:space="preserve"> value increases proportionally to the number of times a word appears in the document and offset by the nu</w:t>
      </w:r>
      <w:r w:rsidR="00FA3216">
        <w:rPr>
          <w:spacing w:val="-2"/>
          <w:kern w:val="16"/>
          <w:sz w:val="22"/>
          <w:szCs w:val="22"/>
          <w:lang w:eastAsia="de-DE"/>
        </w:rPr>
        <w:t xml:space="preserve">mber of documents in the corpus, </w:t>
      </w:r>
      <w:r w:rsidR="00FA3216" w:rsidRPr="004C5370">
        <w:rPr>
          <w:spacing w:val="-2"/>
          <w:kern w:val="16"/>
          <w:sz w:val="22"/>
          <w:szCs w:val="22"/>
          <w:lang w:eastAsia="de-DE"/>
        </w:rPr>
        <w:t>which</w:t>
      </w:r>
      <w:r w:rsidRPr="004C5370">
        <w:rPr>
          <w:spacing w:val="-2"/>
          <w:kern w:val="16"/>
          <w:sz w:val="22"/>
          <w:szCs w:val="22"/>
          <w:lang w:eastAsia="de-DE"/>
        </w:rPr>
        <w:t xml:space="preserve"> contain the word</w:t>
      </w:r>
      <w:r>
        <w:rPr>
          <w:spacing w:val="-2"/>
          <w:kern w:val="16"/>
          <w:sz w:val="22"/>
          <w:szCs w:val="22"/>
          <w:lang w:eastAsia="de-DE"/>
        </w:rPr>
        <w:t>.</w:t>
      </w:r>
    </w:p>
    <w:p w14:paraId="10B5797D" w14:textId="10856B26" w:rsidR="00C90DFB" w:rsidRDefault="00C90DFB" w:rsidP="00BA23C6">
      <w:pPr>
        <w:pStyle w:val="NormalWeb"/>
        <w:spacing w:before="0" w:beforeAutospacing="0" w:after="0" w:afterAutospacing="0"/>
        <w:rPr>
          <w:sz w:val="22"/>
          <w:szCs w:val="22"/>
          <w:lang w:eastAsia="de-DE"/>
        </w:rPr>
      </w:pPr>
      <w:r w:rsidRPr="00547919">
        <w:rPr>
          <w:spacing w:val="-2"/>
          <w:kern w:val="16"/>
          <w:sz w:val="22"/>
          <w:szCs w:val="22"/>
          <w:lang w:eastAsia="de-DE"/>
        </w:rPr>
        <w:t>In our experiments, terms are n-grams of characters, words, part</w:t>
      </w:r>
      <w:r w:rsidR="00E445FC">
        <w:rPr>
          <w:spacing w:val="-2"/>
          <w:kern w:val="16"/>
          <w:sz w:val="22"/>
          <w:szCs w:val="22"/>
          <w:lang w:eastAsia="de-DE"/>
        </w:rPr>
        <w:t xml:space="preserve"> </w:t>
      </w:r>
      <w:r w:rsidRPr="00547919">
        <w:rPr>
          <w:spacing w:val="-2"/>
          <w:kern w:val="16"/>
          <w:sz w:val="22"/>
          <w:szCs w:val="22"/>
          <w:lang w:eastAsia="de-DE"/>
        </w:rPr>
        <w:t>of-speech tags or any combination of them</w:t>
      </w:r>
      <w:r>
        <w:rPr>
          <w:spacing w:val="-2"/>
          <w:kern w:val="16"/>
          <w:sz w:val="22"/>
          <w:szCs w:val="22"/>
          <w:lang w:eastAsia="de-DE"/>
        </w:rPr>
        <w:t>.</w:t>
      </w:r>
    </w:p>
    <w:p w14:paraId="6AD47EB3" w14:textId="099D53D4" w:rsidR="00E97C7D" w:rsidRPr="00E97C7D" w:rsidRDefault="00C90DFB" w:rsidP="00CB0CD9">
      <w:pPr>
        <w:pStyle w:val="NormalWeb"/>
        <w:spacing w:before="0" w:beforeAutospacing="0" w:after="0" w:afterAutospacing="0"/>
        <w:rPr>
          <w:sz w:val="22"/>
          <w:szCs w:val="22"/>
          <w:lang w:eastAsia="de-DE"/>
        </w:rPr>
      </w:pPr>
      <w:r>
        <w:rPr>
          <w:spacing w:val="-2"/>
          <w:kern w:val="16"/>
          <w:sz w:val="22"/>
          <w:szCs w:val="22"/>
          <w:lang w:eastAsia="de-DE"/>
        </w:rPr>
        <w:t>TF</w:t>
      </w:r>
      <w:r w:rsidR="0004488B">
        <w:rPr>
          <w:spacing w:val="-2"/>
          <w:kern w:val="16"/>
          <w:sz w:val="22"/>
          <w:szCs w:val="22"/>
          <w:lang w:eastAsia="de-DE"/>
        </w:rPr>
        <w:t>-</w:t>
      </w:r>
      <w:r w:rsidRPr="0055423A">
        <w:rPr>
          <w:spacing w:val="-2"/>
          <w:kern w:val="16"/>
          <w:sz w:val="22"/>
          <w:szCs w:val="22"/>
          <w:lang w:eastAsia="de-DE"/>
        </w:rPr>
        <w:t>IDF</w:t>
      </w:r>
      <w:r w:rsidR="0004488B">
        <w:rPr>
          <w:spacing w:val="-2"/>
          <w:kern w:val="16"/>
          <w:sz w:val="22"/>
          <w:szCs w:val="22"/>
          <w:lang w:eastAsia="de-DE"/>
        </w:rPr>
        <w:t xml:space="preserve"> </w:t>
      </w:r>
      <w:r w:rsidRPr="008C506D">
        <w:rPr>
          <w:spacing w:val="-2"/>
          <w:kern w:val="16"/>
          <w:sz w:val="22"/>
          <w:szCs w:val="22"/>
          <w:lang w:eastAsia="de-DE"/>
        </w:rPr>
        <w:t>Combines the weights of</w:t>
      </w:r>
      <w:r w:rsidR="00CB0CD9">
        <w:rPr>
          <w:spacing w:val="-2"/>
          <w:kern w:val="16"/>
          <w:sz w:val="22"/>
          <w:szCs w:val="22"/>
          <w:lang w:eastAsia="de-DE"/>
        </w:rPr>
        <w:t xml:space="preserve"> TF and IDF by multiplying them where </w:t>
      </w:r>
      <w:r w:rsidRPr="008C506D">
        <w:rPr>
          <w:spacing w:val="-2"/>
          <w:kern w:val="16"/>
          <w:sz w:val="22"/>
          <w:szCs w:val="22"/>
          <w:lang w:eastAsia="de-DE"/>
        </w:rPr>
        <w:t>TF gives more weight to a frequent term in an essay and IDF downscales the weight if the term occurs in many essays.</w:t>
      </w:r>
    </w:p>
    <w:p w14:paraId="08BCC73A" w14:textId="15D790BB" w:rsidR="0004488B" w:rsidRPr="00BA23C6" w:rsidRDefault="000472EA">
      <w:pPr>
        <w:pStyle w:val="NormalWeb"/>
        <w:spacing w:before="0" w:beforeAutospacing="0" w:after="0" w:afterAutospacing="0"/>
        <w:ind w:left="360"/>
        <w:jc w:val="right"/>
        <w:textAlignment w:val="baseline"/>
        <w:rPr>
          <w:sz w:val="22"/>
          <w:szCs w:val="22"/>
          <w:lang w:eastAsia="de-DE"/>
        </w:rPr>
        <w:pPrChange w:id="11" w:author="Shaubi Mann, Ayala" w:date="2018-09-12T18:49:00Z">
          <w:pPr>
            <w:pStyle w:val="NormalWeb"/>
            <w:spacing w:before="0" w:beforeAutospacing="0" w:after="0" w:afterAutospacing="0"/>
            <w:ind w:left="360"/>
            <w:jc w:val="center"/>
            <w:textAlignment w:val="baseline"/>
          </w:pPr>
        </w:pPrChange>
      </w:pPr>
      <m:oMath>
        <m:sSub>
          <m:sSubPr>
            <m:ctrlPr>
              <w:rPr>
                <w:rFonts w:ascii="Cambria Math" w:hAnsi="Cambria Math"/>
                <w:bCs/>
                <w:i/>
                <w:sz w:val="20"/>
                <w:szCs w:val="20"/>
                <w:lang w:eastAsia="de-DE"/>
              </w:rPr>
            </m:ctrlPr>
          </m:sSubPr>
          <m:e>
            <m:r>
              <w:rPr>
                <w:rFonts w:ascii="Cambria Math" w:hAnsi="Cambria Math"/>
                <w:sz w:val="20"/>
                <w:szCs w:val="20"/>
                <w:lang w:eastAsia="de-DE"/>
              </w:rPr>
              <m:t>w</m:t>
            </m:r>
          </m:e>
          <m:sub>
            <m:r>
              <w:rPr>
                <w:rFonts w:ascii="Cambria Math" w:hAnsi="Cambria Math"/>
                <w:sz w:val="20"/>
                <w:szCs w:val="20"/>
                <w:lang w:eastAsia="de-DE"/>
              </w:rPr>
              <m:t>i,e</m:t>
            </m:r>
          </m:sub>
        </m:sSub>
        <m:r>
          <w:rPr>
            <w:rFonts w:ascii="Cambria Math" w:hAnsi="Cambria Math"/>
            <w:sz w:val="20"/>
            <w:szCs w:val="20"/>
            <w:lang w:eastAsia="de-DE"/>
          </w:rPr>
          <m:t>=</m:t>
        </m:r>
        <m:d>
          <m:dPr>
            <m:ctrlPr>
              <w:rPr>
                <w:rFonts w:ascii="Cambria Math" w:hAnsi="Cambria Math"/>
                <w:bCs/>
                <w:i/>
                <w:sz w:val="20"/>
                <w:szCs w:val="20"/>
                <w:lang w:eastAsia="de-DE"/>
              </w:rPr>
            </m:ctrlPr>
          </m:dPr>
          <m:e>
            <m:r>
              <w:rPr>
                <w:rFonts w:ascii="Cambria Math" w:hAnsi="Cambria Math"/>
                <w:sz w:val="20"/>
                <w:szCs w:val="20"/>
                <w:lang w:eastAsia="de-DE"/>
              </w:rPr>
              <m:t>1+</m:t>
            </m:r>
            <m:func>
              <m:funcPr>
                <m:ctrlPr>
                  <w:rPr>
                    <w:rFonts w:ascii="Cambria Math" w:hAnsi="Cambria Math"/>
                    <w:bCs/>
                    <w:i/>
                    <w:sz w:val="20"/>
                    <w:szCs w:val="20"/>
                    <w:lang w:eastAsia="de-DE"/>
                  </w:rPr>
                </m:ctrlPr>
              </m:funcPr>
              <m:fName>
                <m:r>
                  <w:rPr>
                    <w:rFonts w:ascii="Cambria Math" w:hAnsi="Cambria Math"/>
                    <w:sz w:val="20"/>
                    <w:szCs w:val="20"/>
                    <w:lang w:eastAsia="de-DE"/>
                  </w:rPr>
                  <m:t>log</m:t>
                </m:r>
              </m:fName>
              <m:e>
                <m:d>
                  <m:dPr>
                    <m:ctrlPr>
                      <w:rPr>
                        <w:rFonts w:ascii="Cambria Math" w:hAnsi="Cambria Math"/>
                        <w:bCs/>
                        <w:i/>
                        <w:sz w:val="20"/>
                        <w:szCs w:val="20"/>
                        <w:lang w:eastAsia="de-DE"/>
                      </w:rPr>
                    </m:ctrlPr>
                  </m:dPr>
                  <m:e>
                    <m:r>
                      <w:rPr>
                        <w:rFonts w:ascii="Cambria Math" w:hAnsi="Cambria Math"/>
                        <w:sz w:val="20"/>
                        <w:szCs w:val="20"/>
                        <w:lang w:eastAsia="de-DE"/>
                      </w:rPr>
                      <m:t>t</m:t>
                    </m:r>
                    <m:sSub>
                      <m:sSubPr>
                        <m:ctrlPr>
                          <w:rPr>
                            <w:rFonts w:ascii="Cambria Math" w:hAnsi="Cambria Math"/>
                            <w:bCs/>
                            <w:i/>
                            <w:sz w:val="20"/>
                            <w:szCs w:val="20"/>
                            <w:lang w:eastAsia="de-DE"/>
                          </w:rPr>
                        </m:ctrlPr>
                      </m:sSubPr>
                      <m:e>
                        <m:r>
                          <w:rPr>
                            <w:rFonts w:ascii="Cambria Math" w:hAnsi="Cambria Math"/>
                            <w:sz w:val="20"/>
                            <w:szCs w:val="20"/>
                            <w:lang w:eastAsia="de-DE"/>
                          </w:rPr>
                          <m:t>f</m:t>
                        </m:r>
                      </m:e>
                      <m:sub>
                        <m:r>
                          <w:rPr>
                            <w:rFonts w:ascii="Cambria Math" w:hAnsi="Cambria Math"/>
                            <w:sz w:val="20"/>
                            <w:szCs w:val="20"/>
                            <w:lang w:eastAsia="de-DE"/>
                          </w:rPr>
                          <m:t>i,e</m:t>
                        </m:r>
                      </m:sub>
                    </m:sSub>
                  </m:e>
                </m:d>
              </m:e>
            </m:func>
          </m:e>
        </m:d>
        <m:r>
          <w:rPr>
            <w:rFonts w:ascii="Cambria Math" w:hAnsi="Cambria Math"/>
            <w:sz w:val="20"/>
            <w:szCs w:val="20"/>
            <w:lang w:eastAsia="de-DE"/>
          </w:rPr>
          <m:t>*(</m:t>
        </m:r>
        <m:func>
          <m:funcPr>
            <m:ctrlPr>
              <w:rPr>
                <w:rFonts w:ascii="Cambria Math" w:hAnsi="Cambria Math"/>
                <w:bCs/>
                <w:i/>
                <w:sz w:val="20"/>
                <w:szCs w:val="20"/>
                <w:lang w:eastAsia="de-DE"/>
              </w:rPr>
            </m:ctrlPr>
          </m:funcPr>
          <m:fName>
            <m:r>
              <w:rPr>
                <w:rFonts w:ascii="Cambria Math" w:hAnsi="Cambria Math"/>
                <w:sz w:val="20"/>
                <w:szCs w:val="20"/>
                <w:lang w:eastAsia="de-DE"/>
              </w:rPr>
              <m:t>log</m:t>
            </m:r>
          </m:fName>
          <m:e>
            <m:d>
              <m:dPr>
                <m:ctrlPr>
                  <w:rPr>
                    <w:rFonts w:ascii="Cambria Math" w:hAnsi="Cambria Math"/>
                    <w:bCs/>
                    <w:i/>
                    <w:sz w:val="20"/>
                    <w:szCs w:val="20"/>
                    <w:lang w:eastAsia="de-DE"/>
                  </w:rPr>
                </m:ctrlPr>
              </m:dPr>
              <m:e>
                <m:f>
                  <m:fPr>
                    <m:ctrlPr>
                      <w:rPr>
                        <w:rFonts w:ascii="Cambria Math" w:hAnsi="Cambria Math"/>
                        <w:bCs/>
                        <w:i/>
                        <w:sz w:val="20"/>
                        <w:szCs w:val="20"/>
                        <w:lang w:eastAsia="de-DE"/>
                      </w:rPr>
                    </m:ctrlPr>
                  </m:fPr>
                  <m:num>
                    <m:r>
                      <w:rPr>
                        <w:rFonts w:ascii="Cambria Math" w:hAnsi="Cambria Math"/>
                        <w:sz w:val="20"/>
                        <w:szCs w:val="20"/>
                        <w:lang w:eastAsia="de-DE"/>
                      </w:rPr>
                      <m:t xml:space="preserve">N </m:t>
                    </m:r>
                  </m:num>
                  <m:den>
                    <m:sSub>
                      <m:sSubPr>
                        <m:ctrlPr>
                          <w:rPr>
                            <w:rFonts w:ascii="Cambria Math" w:hAnsi="Cambria Math"/>
                            <w:bCs/>
                            <w:i/>
                            <w:sz w:val="20"/>
                            <w:szCs w:val="20"/>
                            <w:lang w:eastAsia="de-DE"/>
                          </w:rPr>
                        </m:ctrlPr>
                      </m:sSubPr>
                      <m:e>
                        <m:r>
                          <w:rPr>
                            <w:rFonts w:ascii="Cambria Math" w:hAnsi="Cambria Math"/>
                            <w:sz w:val="20"/>
                            <w:szCs w:val="20"/>
                            <w:lang w:eastAsia="de-DE"/>
                          </w:rPr>
                          <m:t>n</m:t>
                        </m:r>
                      </m:e>
                      <m:sub>
                        <m:r>
                          <w:rPr>
                            <w:rFonts w:ascii="Cambria Math" w:hAnsi="Cambria Math"/>
                            <w:sz w:val="20"/>
                            <w:szCs w:val="20"/>
                            <w:lang w:eastAsia="de-DE"/>
                          </w:rPr>
                          <m:t>i</m:t>
                        </m:r>
                      </m:sub>
                    </m:sSub>
                  </m:den>
                </m:f>
              </m:e>
            </m:d>
          </m:e>
        </m:func>
        <m:r>
          <w:rPr>
            <w:rFonts w:ascii="Cambria Math" w:hAnsi="Cambria Math"/>
            <w:sz w:val="20"/>
            <w:szCs w:val="20"/>
            <w:lang w:eastAsia="de-DE"/>
          </w:rPr>
          <m:t>)</m:t>
        </m:r>
      </m:oMath>
      <w:r w:rsidR="00BA23C6" w:rsidRPr="002D0539">
        <w:t xml:space="preserve"> </w:t>
      </w:r>
      <w:r w:rsidR="00BA23C6" w:rsidRPr="002D0539">
        <w:tab/>
      </w:r>
      <w:r w:rsidR="00BA23C6" w:rsidRPr="1FF3F54F">
        <w:rPr>
          <w:sz w:val="20"/>
          <w:szCs w:val="20"/>
          <w:lang w:eastAsia="de-DE"/>
          <w:rPrChange w:id="12" w:author="Shaubi Mann, Ayala" w:date="2018-09-12T18:49:00Z">
            <w:rPr/>
          </w:rPrChange>
        </w:rPr>
        <w:t>(5)</w:t>
      </w:r>
    </w:p>
    <w:p w14:paraId="5396D7FF" w14:textId="77777777" w:rsidR="0004488B" w:rsidRPr="00AF7A41" w:rsidRDefault="0004488B" w:rsidP="00BA23C6">
      <w:pPr>
        <w:pStyle w:val="NormalWeb"/>
        <w:spacing w:before="0" w:beforeAutospacing="0" w:after="0" w:afterAutospacing="0"/>
        <w:ind w:left="360"/>
        <w:rPr>
          <w:rFonts w:ascii="Cambria Math" w:hAnsi="Cambria Math"/>
          <w:i/>
          <w:iCs/>
          <w:sz w:val="16"/>
          <w:szCs w:val="16"/>
          <w:lang w:eastAsia="de-DE"/>
        </w:rPr>
      </w:pPr>
      <w:r w:rsidRPr="1FF3F54F">
        <w:rPr>
          <w:rFonts w:ascii="Cambria Math" w:hAnsi="Cambria Math"/>
          <w:i/>
          <w:iCs/>
          <w:spacing w:val="-2"/>
          <w:kern w:val="16"/>
          <w:sz w:val="16"/>
          <w:szCs w:val="16"/>
          <w:lang w:eastAsia="de-DE"/>
        </w:rPr>
        <w:t xml:space="preserve">Where - </w:t>
      </w:r>
    </w:p>
    <w:p w14:paraId="5C238AC3" w14:textId="7BEC7EE6" w:rsidR="00AF7A41" w:rsidRPr="00BA526E" w:rsidRDefault="003317F5" w:rsidP="00F96343">
      <w:pPr>
        <w:pStyle w:val="NormalWeb"/>
        <w:spacing w:before="0" w:beforeAutospacing="0" w:after="0" w:afterAutospacing="0"/>
        <w:ind w:left="360"/>
        <w:rPr>
          <w:spacing w:val="-2"/>
          <w:kern w:val="16"/>
          <w:sz w:val="16"/>
          <w:szCs w:val="16"/>
          <w:lang w:eastAsia="de-DE"/>
        </w:rPr>
      </w:pPr>
      <m:oMath>
        <m:r>
          <w:rPr>
            <w:rFonts w:ascii="Cambria Math" w:hAnsi="Cambria Math"/>
            <w:sz w:val="20"/>
            <w:szCs w:val="20"/>
            <w:lang w:eastAsia="de-DE"/>
          </w:rPr>
          <m:t>t</m:t>
        </m:r>
        <m:sSub>
          <m:sSubPr>
            <m:ctrlPr>
              <w:rPr>
                <w:rFonts w:ascii="Cambria Math" w:hAnsi="Cambria Math"/>
                <w:bCs/>
                <w:i/>
                <w:sz w:val="20"/>
                <w:szCs w:val="20"/>
                <w:lang w:eastAsia="de-DE"/>
              </w:rPr>
            </m:ctrlPr>
          </m:sSubPr>
          <m:e>
            <m:r>
              <w:rPr>
                <w:rFonts w:ascii="Cambria Math" w:hAnsi="Cambria Math"/>
                <w:sz w:val="20"/>
                <w:szCs w:val="20"/>
                <w:lang w:eastAsia="de-DE"/>
              </w:rPr>
              <m:t>f</m:t>
            </m:r>
          </m:e>
          <m:sub>
            <m:r>
              <w:rPr>
                <w:rFonts w:ascii="Cambria Math" w:hAnsi="Cambria Math"/>
                <w:sz w:val="20"/>
                <w:szCs w:val="20"/>
                <w:lang w:eastAsia="de-DE"/>
              </w:rPr>
              <m:t>i,e</m:t>
            </m:r>
          </m:sub>
        </m:sSub>
        <m:r>
          <w:rPr>
            <w:rFonts w:ascii="Cambria Math" w:hAnsi="Cambria Math"/>
            <w:spacing w:val="-2"/>
            <w:kern w:val="16"/>
            <w:sz w:val="16"/>
            <w:szCs w:val="16"/>
            <w:lang w:eastAsia="de-DE"/>
          </w:rPr>
          <m:t>= raw count of</m:t>
        </m:r>
        <m:r>
          <m:rPr>
            <m:sty m:val="p"/>
          </m:rPr>
          <w:rPr>
            <w:rFonts w:ascii="Cambria Math" w:hAnsi="Cambria Math"/>
            <w:spacing w:val="-2"/>
            <w:kern w:val="16"/>
            <w:sz w:val="16"/>
            <w:szCs w:val="16"/>
            <w:lang w:eastAsia="de-DE"/>
          </w:rPr>
          <m:t>term i in document e</m:t>
        </m:r>
      </m:oMath>
      <w:r w:rsidR="00F96343">
        <w:rPr>
          <w:spacing w:val="-2"/>
          <w:kern w:val="16"/>
          <w:sz w:val="16"/>
          <w:szCs w:val="16"/>
          <w:lang w:eastAsia="de-DE"/>
        </w:rPr>
        <w:t xml:space="preserve"> </w:t>
      </w:r>
    </w:p>
    <w:p w14:paraId="7C3DAA90" w14:textId="792153DB" w:rsidR="0004488B" w:rsidRPr="00BA526E" w:rsidRDefault="000472EA" w:rsidP="00BA23C6">
      <w:pPr>
        <w:pStyle w:val="NormalWeb"/>
        <w:spacing w:before="0" w:beforeAutospacing="0" w:after="0" w:afterAutospacing="0"/>
        <w:ind w:left="360"/>
        <w:rPr>
          <w:spacing w:val="-2"/>
          <w:kern w:val="16"/>
          <w:sz w:val="16"/>
          <w:szCs w:val="16"/>
          <w:lang w:eastAsia="de-DE"/>
        </w:rPr>
      </w:pPr>
      <m:oMathPara>
        <m:oMathParaPr>
          <m:jc m:val="left"/>
        </m:oMathParaPr>
        <m:oMath>
          <m:sSub>
            <m:sSubPr>
              <m:ctrlPr>
                <w:rPr>
                  <w:rFonts w:ascii="Cambria Math" w:hAnsi="Cambria Math"/>
                  <w:i/>
                  <w:spacing w:val="-2"/>
                  <w:kern w:val="16"/>
                  <w:sz w:val="16"/>
                  <w:szCs w:val="16"/>
                  <w:lang w:eastAsia="de-DE"/>
                </w:rPr>
              </m:ctrlPr>
            </m:sSubPr>
            <m:e>
              <m:r>
                <w:rPr>
                  <w:rFonts w:ascii="Cambria Math" w:hAnsi="Cambria Math"/>
                  <w:spacing w:val="-2"/>
                  <w:kern w:val="16"/>
                  <w:sz w:val="16"/>
                  <w:szCs w:val="16"/>
                  <w:lang w:eastAsia="de-DE"/>
                </w:rPr>
                <m:t>n</m:t>
              </m:r>
            </m:e>
            <m:sub>
              <m:r>
                <w:rPr>
                  <w:rFonts w:ascii="Cambria Math" w:hAnsi="Cambria Math"/>
                  <w:spacing w:val="-2"/>
                  <w:kern w:val="16"/>
                  <w:sz w:val="16"/>
                  <w:szCs w:val="16"/>
                  <w:lang w:eastAsia="de-DE"/>
                </w:rPr>
                <m:t>i</m:t>
              </m:r>
            </m:sub>
          </m:sSub>
          <m:r>
            <w:rPr>
              <w:rFonts w:ascii="Cambria Math" w:hAnsi="Cambria Math"/>
              <w:spacing w:val="-2"/>
              <w:kern w:val="16"/>
              <w:sz w:val="16"/>
              <w:szCs w:val="16"/>
              <w:lang w:eastAsia="de-DE"/>
            </w:rPr>
            <m:t xml:space="preserve">= </m:t>
          </m:r>
          <m:r>
            <m:rPr>
              <m:sty m:val="p"/>
            </m:rPr>
            <w:rPr>
              <w:rFonts w:ascii="Cambria Math" w:hAnsi="Cambria Math"/>
              <w:spacing w:val="-2"/>
              <w:kern w:val="16"/>
              <w:sz w:val="16"/>
              <w:szCs w:val="16"/>
              <w:lang w:eastAsia="de-DE"/>
            </w:rPr>
            <m:t xml:space="preserve">number of documents where the term i apears </m:t>
          </m:r>
        </m:oMath>
      </m:oMathPara>
    </w:p>
    <w:p w14:paraId="1E20D3C0" w14:textId="349612A0" w:rsidR="00C90DFB" w:rsidRPr="00F96343" w:rsidRDefault="0004488B" w:rsidP="00F96343">
      <w:pPr>
        <w:pStyle w:val="NormalWeb"/>
        <w:spacing w:before="0" w:beforeAutospacing="0" w:after="0" w:afterAutospacing="0"/>
        <w:ind w:left="360"/>
        <w:rPr>
          <w:spacing w:val="-2"/>
          <w:kern w:val="16"/>
          <w:sz w:val="16"/>
          <w:szCs w:val="16"/>
          <w:lang w:eastAsia="de-DE"/>
        </w:rPr>
      </w:pPr>
      <m:oMath>
        <m:r>
          <w:rPr>
            <w:rFonts w:ascii="Cambria Math" w:hAnsi="Cambria Math"/>
            <w:sz w:val="16"/>
            <w:szCs w:val="16"/>
            <w:lang w:eastAsia="de-DE"/>
          </w:rPr>
          <w:lastRenderedPageBreak/>
          <m:t>N</m:t>
        </m:r>
        <m:r>
          <w:rPr>
            <w:rFonts w:ascii="Cambria Math" w:hAnsi="Cambria Math"/>
            <w:spacing w:val="-2"/>
            <w:kern w:val="16"/>
            <w:sz w:val="16"/>
            <w:szCs w:val="16"/>
            <w:lang w:eastAsia="de-DE"/>
          </w:rPr>
          <m:t>=total number of documents in the corpus</m:t>
        </m:r>
      </m:oMath>
      <w:r w:rsidRPr="00BA526E">
        <w:rPr>
          <w:spacing w:val="-2"/>
          <w:kern w:val="16"/>
          <w:sz w:val="16"/>
          <w:szCs w:val="16"/>
          <w:lang w:eastAsia="de-DE"/>
        </w:rPr>
        <w:t xml:space="preserve"> </w:t>
      </w:r>
    </w:p>
    <w:p w14:paraId="321D341F" w14:textId="77777777" w:rsidR="00C90DFB" w:rsidRPr="00CC3669" w:rsidRDefault="00C90DFB" w:rsidP="00E975C3">
      <w:pPr>
        <w:pStyle w:val="NormalWeb"/>
        <w:spacing w:before="0" w:beforeAutospacing="0" w:after="0" w:afterAutospacing="0"/>
        <w:rPr>
          <w:sz w:val="22"/>
          <w:szCs w:val="22"/>
          <w:lang w:eastAsia="de-DE"/>
        </w:rPr>
      </w:pPr>
      <w:r w:rsidRPr="00CC3669">
        <w:rPr>
          <w:spacing w:val="-2"/>
          <w:kern w:val="16"/>
          <w:sz w:val="22"/>
          <w:szCs w:val="22"/>
          <w:lang w:eastAsia="de-DE"/>
        </w:rPr>
        <w:t xml:space="preserve">We used </w:t>
      </w:r>
      <w:r w:rsidRPr="00CC3669">
        <w:rPr>
          <w:i/>
          <w:iCs/>
          <w:spacing w:val="-2"/>
          <w:kern w:val="16"/>
          <w:sz w:val="22"/>
          <w:szCs w:val="22"/>
          <w:lang w:eastAsia="de-DE"/>
        </w:rPr>
        <w:t xml:space="preserve">python </w:t>
      </w:r>
      <w:proofErr w:type="spellStart"/>
      <w:r w:rsidRPr="00CC3669">
        <w:rPr>
          <w:i/>
          <w:iCs/>
          <w:spacing w:val="-2"/>
          <w:kern w:val="16"/>
          <w:sz w:val="22"/>
          <w:szCs w:val="22"/>
          <w:lang w:eastAsia="de-DE"/>
        </w:rPr>
        <w:t>Kares</w:t>
      </w:r>
      <w:proofErr w:type="spellEnd"/>
      <w:r w:rsidRPr="00CC3669">
        <w:rPr>
          <w:spacing w:val="-2"/>
          <w:kern w:val="16"/>
          <w:sz w:val="22"/>
          <w:szCs w:val="22"/>
          <w:lang w:eastAsia="de-DE"/>
        </w:rPr>
        <w:t xml:space="preserve"> implementation of TF-IDF (</w:t>
      </w:r>
      <w:proofErr w:type="spellStart"/>
      <w:r w:rsidRPr="00CC3669">
        <w:rPr>
          <w:i/>
          <w:iCs/>
          <w:spacing w:val="-2"/>
          <w:kern w:val="16"/>
          <w:sz w:val="22"/>
          <w:szCs w:val="22"/>
          <w:lang w:eastAsia="de-DE"/>
        </w:rPr>
        <w:t>TfidfVectorizer</w:t>
      </w:r>
      <w:proofErr w:type="spellEnd"/>
      <w:r w:rsidRPr="00CC3669">
        <w:rPr>
          <w:spacing w:val="-2"/>
          <w:kern w:val="16"/>
          <w:sz w:val="22"/>
          <w:szCs w:val="22"/>
          <w:lang w:eastAsia="de-DE"/>
        </w:rPr>
        <w:t>).</w:t>
      </w:r>
    </w:p>
    <w:p w14:paraId="4EC58A44" w14:textId="77777777" w:rsidR="00E975C3" w:rsidRDefault="00E975C3" w:rsidP="00E975C3">
      <w:pPr>
        <w:pStyle w:val="NormalWeb"/>
        <w:spacing w:before="0" w:beforeAutospacing="0" w:after="0" w:afterAutospacing="0"/>
        <w:rPr>
          <w:i/>
          <w:iCs/>
          <w:spacing w:val="-2"/>
          <w:kern w:val="16"/>
          <w:sz w:val="22"/>
          <w:szCs w:val="22"/>
          <w:lang w:eastAsia="de-DE"/>
        </w:rPr>
      </w:pPr>
    </w:p>
    <w:p w14:paraId="2E120465" w14:textId="0CFED896" w:rsidR="00C90DFB" w:rsidRPr="00BF3885" w:rsidRDefault="00C90DFB" w:rsidP="001E1EF3">
      <w:pPr>
        <w:pStyle w:val="NormalWeb"/>
        <w:spacing w:before="0" w:beforeAutospacing="0" w:after="0" w:afterAutospacing="0"/>
        <w:rPr>
          <w:sz w:val="22"/>
          <w:szCs w:val="22"/>
          <w:lang w:eastAsia="de-DE"/>
        </w:rPr>
      </w:pPr>
      <w:r w:rsidRPr="001E3750">
        <w:rPr>
          <w:i/>
          <w:iCs/>
          <w:spacing w:val="-2"/>
          <w:kern w:val="16"/>
          <w:sz w:val="22"/>
          <w:szCs w:val="22"/>
          <w:lang w:eastAsia="de-DE"/>
        </w:rPr>
        <w:t xml:space="preserve">Basic </w:t>
      </w:r>
      <w:proofErr w:type="spellStart"/>
      <w:r w:rsidRPr="001E3750">
        <w:rPr>
          <w:i/>
          <w:iCs/>
          <w:spacing w:val="-2"/>
          <w:kern w:val="16"/>
          <w:sz w:val="22"/>
          <w:szCs w:val="22"/>
          <w:lang w:eastAsia="de-DE"/>
        </w:rPr>
        <w:t>stylometry</w:t>
      </w:r>
      <w:proofErr w:type="spellEnd"/>
      <w:r>
        <w:rPr>
          <w:i/>
          <w:iCs/>
          <w:spacing w:val="-2"/>
          <w:kern w:val="16"/>
          <w:sz w:val="22"/>
          <w:szCs w:val="22"/>
          <w:lang w:eastAsia="de-DE"/>
        </w:rPr>
        <w:t xml:space="preserve"> features (Meta features</w:t>
      </w:r>
      <w:r w:rsidR="001E3750">
        <w:rPr>
          <w:i/>
          <w:iCs/>
          <w:spacing w:val="-2"/>
          <w:kern w:val="16"/>
          <w:sz w:val="22"/>
          <w:szCs w:val="22"/>
          <w:lang w:eastAsia="de-DE"/>
        </w:rPr>
        <w:t>)</w:t>
      </w:r>
      <w:r w:rsidR="001E1EF3">
        <w:rPr>
          <w:i/>
          <w:iCs/>
          <w:spacing w:val="-2"/>
          <w:kern w:val="16"/>
          <w:sz w:val="22"/>
          <w:szCs w:val="22"/>
          <w:lang w:eastAsia="de-DE"/>
        </w:rPr>
        <w:t xml:space="preserve">: </w:t>
      </w:r>
      <w:r w:rsidRPr="004215C4">
        <w:rPr>
          <w:spacing w:val="-2"/>
          <w:kern w:val="16"/>
          <w:sz w:val="22"/>
          <w:szCs w:val="22"/>
          <w:lang w:eastAsia="de-DE"/>
        </w:rPr>
        <w:t>Word-count</w:t>
      </w:r>
      <w:r w:rsidR="00065093">
        <w:rPr>
          <w:spacing w:val="-2"/>
          <w:kern w:val="16"/>
          <w:sz w:val="22"/>
          <w:szCs w:val="22"/>
          <w:lang w:eastAsia="de-DE"/>
        </w:rPr>
        <w:t xml:space="preserve">, </w:t>
      </w:r>
      <w:r w:rsidRPr="004215C4">
        <w:rPr>
          <w:spacing w:val="-2"/>
          <w:kern w:val="16"/>
          <w:sz w:val="22"/>
          <w:szCs w:val="22"/>
          <w:lang w:eastAsia="de-DE"/>
        </w:rPr>
        <w:t>Character count</w:t>
      </w:r>
      <w:r w:rsidR="00065093">
        <w:rPr>
          <w:spacing w:val="-2"/>
          <w:kern w:val="16"/>
          <w:sz w:val="22"/>
          <w:szCs w:val="22"/>
          <w:lang w:eastAsia="de-DE"/>
        </w:rPr>
        <w:t xml:space="preserve">, </w:t>
      </w:r>
      <w:r w:rsidRPr="004215C4">
        <w:rPr>
          <w:spacing w:val="-2"/>
          <w:kern w:val="16"/>
          <w:sz w:val="22"/>
          <w:szCs w:val="22"/>
          <w:lang w:eastAsia="de-DE"/>
        </w:rPr>
        <w:t>Punctuation count</w:t>
      </w:r>
      <w:r w:rsidR="00065093">
        <w:rPr>
          <w:spacing w:val="-2"/>
          <w:kern w:val="16"/>
          <w:sz w:val="22"/>
          <w:szCs w:val="22"/>
          <w:lang w:eastAsia="de-DE"/>
        </w:rPr>
        <w:t xml:space="preserve">, </w:t>
      </w:r>
      <w:r w:rsidRPr="004215C4">
        <w:rPr>
          <w:spacing w:val="-2"/>
          <w:kern w:val="16"/>
          <w:sz w:val="22"/>
          <w:szCs w:val="22"/>
          <w:lang w:eastAsia="de-DE"/>
        </w:rPr>
        <w:t>Noun phrases count</w:t>
      </w:r>
      <w:r w:rsidR="00065093">
        <w:rPr>
          <w:spacing w:val="-2"/>
          <w:kern w:val="16"/>
          <w:sz w:val="22"/>
          <w:szCs w:val="22"/>
          <w:lang w:eastAsia="de-DE"/>
        </w:rPr>
        <w:t xml:space="preserve">, </w:t>
      </w:r>
      <w:r w:rsidRPr="004215C4">
        <w:rPr>
          <w:spacing w:val="-2"/>
          <w:kern w:val="16"/>
          <w:sz w:val="22"/>
          <w:szCs w:val="22"/>
          <w:lang w:eastAsia="de-DE"/>
        </w:rPr>
        <w:t>Fraction of verbs</w:t>
      </w:r>
      <w:r w:rsidR="00065093">
        <w:rPr>
          <w:spacing w:val="-2"/>
          <w:kern w:val="16"/>
          <w:sz w:val="22"/>
          <w:szCs w:val="22"/>
          <w:lang w:eastAsia="de-DE"/>
        </w:rPr>
        <w:t xml:space="preserve">, </w:t>
      </w:r>
      <w:r w:rsidRPr="004215C4">
        <w:rPr>
          <w:spacing w:val="-2"/>
          <w:kern w:val="16"/>
          <w:sz w:val="22"/>
          <w:szCs w:val="22"/>
          <w:lang w:eastAsia="de-DE"/>
        </w:rPr>
        <w:t>Fraction of noun</w:t>
      </w:r>
      <w:r w:rsidR="00065093">
        <w:rPr>
          <w:spacing w:val="-2"/>
          <w:kern w:val="16"/>
          <w:sz w:val="22"/>
          <w:szCs w:val="22"/>
          <w:lang w:eastAsia="de-DE"/>
        </w:rPr>
        <w:t xml:space="preserve">, </w:t>
      </w:r>
      <w:r w:rsidRPr="004215C4">
        <w:rPr>
          <w:spacing w:val="-2"/>
          <w:kern w:val="16"/>
          <w:sz w:val="22"/>
          <w:szCs w:val="22"/>
          <w:lang w:eastAsia="de-DE"/>
        </w:rPr>
        <w:t>Entities count</w:t>
      </w:r>
      <w:r w:rsidR="00E975C3">
        <w:rPr>
          <w:spacing w:val="-2"/>
          <w:kern w:val="16"/>
          <w:sz w:val="22"/>
          <w:szCs w:val="22"/>
          <w:lang w:eastAsia="de-DE"/>
        </w:rPr>
        <w:t xml:space="preserve"> and </w:t>
      </w:r>
      <w:r w:rsidRPr="004215C4">
        <w:rPr>
          <w:spacing w:val="-2"/>
          <w:kern w:val="16"/>
          <w:sz w:val="22"/>
          <w:szCs w:val="22"/>
          <w:lang w:eastAsia="de-DE"/>
        </w:rPr>
        <w:t>Polarity of text</w:t>
      </w:r>
      <w:r w:rsidR="00E975C3">
        <w:rPr>
          <w:spacing w:val="-2"/>
          <w:kern w:val="16"/>
          <w:sz w:val="22"/>
          <w:szCs w:val="22"/>
          <w:lang w:eastAsia="de-DE"/>
        </w:rPr>
        <w:t xml:space="preserve"> (</w:t>
      </w:r>
      <w:r w:rsidRPr="004215C4">
        <w:rPr>
          <w:spacing w:val="-2"/>
          <w:kern w:val="16"/>
          <w:sz w:val="22"/>
          <w:szCs w:val="22"/>
          <w:lang w:eastAsia="de-DE"/>
        </w:rPr>
        <w:t>between -1 to 1. Represent to level of positivity or negativity of text</w:t>
      </w:r>
      <w:r w:rsidR="00057BC2">
        <w:rPr>
          <w:spacing w:val="-2"/>
          <w:kern w:val="16"/>
          <w:sz w:val="22"/>
          <w:szCs w:val="22"/>
          <w:lang w:eastAsia="de-DE"/>
        </w:rPr>
        <w:t>).</w:t>
      </w:r>
    </w:p>
    <w:p w14:paraId="043F727C" w14:textId="77777777" w:rsidR="00C90DFB" w:rsidRDefault="00C90DFB" w:rsidP="00C90DFB">
      <w:pPr>
        <w:pStyle w:val="Heading2"/>
        <w:numPr>
          <w:ilvl w:val="2"/>
          <w:numId w:val="1"/>
        </w:numPr>
      </w:pPr>
      <w:r>
        <w:t>Machine learning methods</w:t>
      </w:r>
    </w:p>
    <w:p w14:paraId="11179FB8" w14:textId="1356B98F" w:rsidR="00C90DFB" w:rsidRDefault="00C90DFB" w:rsidP="00C90DFB">
      <w:r>
        <w:t>On top of the preprocessed text</w:t>
      </w:r>
      <w:r w:rsidR="00E05FD2">
        <w:t xml:space="preserve"> and obtained features</w:t>
      </w:r>
      <w:r>
        <w:t>, as mentioned in previous section, we tested multiple machine learning methods, utilizing the above features.</w:t>
      </w:r>
    </w:p>
    <w:p w14:paraId="712CD387" w14:textId="1821F254" w:rsidR="00E97C7D" w:rsidRPr="00E97C7D" w:rsidRDefault="00E05FD2" w:rsidP="00E97C7D">
      <w:r>
        <w:t>Next, w</w:t>
      </w:r>
      <w:r w:rsidR="00C90DFB">
        <w:t>e</w:t>
      </w:r>
      <w:r>
        <w:t xml:space="preserve"> will</w:t>
      </w:r>
      <w:r w:rsidR="00C90DFB">
        <w:t xml:space="preserve"> briefly describe the algorithms and the parameter values we selected.</w:t>
      </w:r>
    </w:p>
    <w:p w14:paraId="125FB354" w14:textId="317F2B1E" w:rsidR="00DE118E" w:rsidRPr="001D5329" w:rsidRDefault="00DE118E" w:rsidP="001D5329">
      <w:pPr>
        <w:pStyle w:val="Heading2"/>
        <w:numPr>
          <w:ilvl w:val="3"/>
          <w:numId w:val="1"/>
        </w:numPr>
      </w:pPr>
      <w:r w:rsidRPr="001D5329">
        <w:t>Supervised methods</w:t>
      </w:r>
    </w:p>
    <w:p w14:paraId="7839E969" w14:textId="56D52C0F" w:rsidR="00C90DFB" w:rsidRDefault="00C90DFB" w:rsidP="005C2201">
      <w:r w:rsidRPr="00985036">
        <w:rPr>
          <w:i/>
          <w:iCs/>
        </w:rPr>
        <w:t>Naive Bayes</w:t>
      </w:r>
      <w:r w:rsidR="007E0458">
        <w:rPr>
          <w:i/>
          <w:iCs/>
        </w:rPr>
        <w:t xml:space="preserve"> </w:t>
      </w:r>
      <w:r w:rsidR="001D5329">
        <w:rPr>
          <w:i/>
          <w:iCs/>
        </w:rPr>
        <w:t>-</w:t>
      </w:r>
      <w:r w:rsidR="005C2201">
        <w:rPr>
          <w:i/>
          <w:iCs/>
        </w:rPr>
        <w:t xml:space="preserve"> </w:t>
      </w:r>
      <w:r w:rsidRPr="003F2F7C">
        <w:t>Simple "probabilistic classifiers" based on applying Bayes' theorem. It is a model that assign class labels to problem instances, represented as vectors of feature values, where the class labels drawn from some finite set.</w:t>
      </w:r>
    </w:p>
    <w:p w14:paraId="60BC5A74" w14:textId="0E126084" w:rsidR="00C90DFB" w:rsidRDefault="00C90DFB" w:rsidP="007F6318">
      <w:r w:rsidRPr="003F2F7C">
        <w:t xml:space="preserve">Given a problem instance to </w:t>
      </w:r>
      <w:proofErr w:type="gramStart"/>
      <w:r w:rsidRPr="003F2F7C">
        <w:t>be classified</w:t>
      </w:r>
      <w:proofErr w:type="gramEnd"/>
      <w:r w:rsidRPr="003F2F7C">
        <w:t xml:space="preserve">, represented by a vector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3F2F7C">
        <w:t xml:space="preserve"> representing some n features (independent variables), it assigns to this insta</w:t>
      </w:r>
      <w:r>
        <w:t xml:space="preserve">nce probabilities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ck | 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6C3826" w:rsidRPr="003F2F7C">
        <w:t xml:space="preserve"> </w:t>
      </w:r>
      <w:r w:rsidR="00BC3095">
        <w:t>(</w:t>
      </w:r>
      <w:proofErr w:type="spellStart"/>
      <w:r w:rsidR="00BC3095">
        <w:t>Caruana</w:t>
      </w:r>
      <w:proofErr w:type="spellEnd"/>
      <w:r w:rsidR="00BC3095">
        <w:t xml:space="preserve"> and </w:t>
      </w:r>
      <w:proofErr w:type="spellStart"/>
      <w:r w:rsidR="00BC3095">
        <w:t>Niculescu-Mizil</w:t>
      </w:r>
      <w:proofErr w:type="spellEnd"/>
      <w:r w:rsidR="00BC3095">
        <w:t>, 2006)</w:t>
      </w:r>
      <w:r>
        <w:t>.</w:t>
      </w:r>
    </w:p>
    <w:p w14:paraId="34E6F0FA" w14:textId="04262BE6" w:rsidR="001550DA" w:rsidRPr="001550DA" w:rsidRDefault="00C90DFB" w:rsidP="007F6318">
      <w:r w:rsidRPr="004A6DC2">
        <w:t xml:space="preserve">We used </w:t>
      </w:r>
      <w:r w:rsidRPr="00ED5D9A">
        <w:rPr>
          <w:i/>
          <w:iCs/>
        </w:rPr>
        <w:t xml:space="preserve">python </w:t>
      </w:r>
      <w:proofErr w:type="spellStart"/>
      <w:r w:rsidRPr="00ED5D9A">
        <w:rPr>
          <w:i/>
          <w:iCs/>
        </w:rPr>
        <w:t>sklearn</w:t>
      </w:r>
      <w:proofErr w:type="spellEnd"/>
      <w:r w:rsidRPr="004A6DC2">
        <w:t xml:space="preserve"> implementation </w:t>
      </w:r>
      <w:r w:rsidR="006F6B03" w:rsidRPr="004A6DC2">
        <w:t>of Naive</w:t>
      </w:r>
      <w:r w:rsidRPr="004A6DC2">
        <w:t xml:space="preserve"> Bayes (</w:t>
      </w:r>
      <w:proofErr w:type="spellStart"/>
      <w:r w:rsidRPr="00065093">
        <w:rPr>
          <w:i/>
          <w:iCs/>
        </w:rPr>
        <w:t>MultinomialNB</w:t>
      </w:r>
      <w:proofErr w:type="spellEnd"/>
      <w:r w:rsidRPr="004A6DC2">
        <w:t>).</w:t>
      </w:r>
    </w:p>
    <w:p w14:paraId="174B43EE" w14:textId="77777777" w:rsidR="007F6318" w:rsidRPr="00985036" w:rsidRDefault="007F6318" w:rsidP="007F6318"/>
    <w:p w14:paraId="0D1D4194" w14:textId="4BC16F3C" w:rsidR="00C90DFB" w:rsidRDefault="00C90DFB" w:rsidP="001D5329">
      <w:r w:rsidRPr="002F2D99">
        <w:rPr>
          <w:i/>
          <w:iCs/>
        </w:rPr>
        <w:t>Multinomial Logistic regression</w:t>
      </w:r>
      <w:r w:rsidR="007E0458">
        <w:rPr>
          <w:i/>
          <w:iCs/>
        </w:rPr>
        <w:t xml:space="preserve"> </w:t>
      </w:r>
      <w:r w:rsidR="001D5329">
        <w:rPr>
          <w:i/>
          <w:iCs/>
        </w:rPr>
        <w:t>-</w:t>
      </w:r>
      <w:r w:rsidR="001D5329" w:rsidRPr="002F2D99">
        <w:t xml:space="preserve"> </w:t>
      </w:r>
      <w:r w:rsidR="001D5329">
        <w:t>L</w:t>
      </w:r>
      <w:r w:rsidRPr="002F2D99">
        <w:t>inear predictor function that constructs a s</w:t>
      </w:r>
      <w:r w:rsidR="008D6619">
        <w:t xml:space="preserve">core from a set of weights, </w:t>
      </w:r>
      <w:r w:rsidRPr="002F2D99">
        <w:t>linearly combined with the explanatory variables (features) of a given observation using a dot product</w:t>
      </w:r>
      <w:r>
        <w:t>.</w:t>
      </w:r>
    </w:p>
    <w:p w14:paraId="3669819D" w14:textId="03A1EFF7" w:rsidR="00C90DFB" w:rsidRPr="002F2D99" w:rsidRDefault="00C90DFB" w:rsidP="007F6318">
      <w:r>
        <w:t xml:space="preserve">For the implementation of the algorithm, we used </w:t>
      </w:r>
      <w:r w:rsidRPr="00273706">
        <w:rPr>
          <w:i/>
          <w:iCs/>
        </w:rPr>
        <w:t xml:space="preserve">python </w:t>
      </w:r>
      <w:proofErr w:type="spellStart"/>
      <w:r w:rsidRPr="00273706">
        <w:rPr>
          <w:i/>
          <w:iCs/>
        </w:rPr>
        <w:t>sklearn</w:t>
      </w:r>
      <w:proofErr w:type="spellEnd"/>
      <w:r>
        <w:t xml:space="preserve"> implementation of </w:t>
      </w:r>
      <w:r w:rsidRPr="00BE464B">
        <w:t>Logistic</w:t>
      </w:r>
      <w:r w:rsidR="006F6B03">
        <w:t xml:space="preserve"> r</w:t>
      </w:r>
      <w:r w:rsidRPr="00BE464B">
        <w:t>egression</w:t>
      </w:r>
      <w:r>
        <w:t xml:space="preserve"> with regularization parameter of 1.0.</w:t>
      </w:r>
    </w:p>
    <w:p w14:paraId="249A7F7A" w14:textId="77777777" w:rsidR="007F6318" w:rsidRDefault="007F6318" w:rsidP="007F6318"/>
    <w:p w14:paraId="397F0EA2" w14:textId="2388A227" w:rsidR="00C90DFB" w:rsidRDefault="00C90DFB" w:rsidP="00834B74">
      <w:r w:rsidRPr="00795571">
        <w:rPr>
          <w:i/>
          <w:iCs/>
        </w:rPr>
        <w:t>S</w:t>
      </w:r>
      <w:r>
        <w:rPr>
          <w:i/>
          <w:iCs/>
        </w:rPr>
        <w:t xml:space="preserve">upported </w:t>
      </w:r>
      <w:r w:rsidRPr="00795571">
        <w:rPr>
          <w:i/>
          <w:iCs/>
        </w:rPr>
        <w:t>V</w:t>
      </w:r>
      <w:r>
        <w:rPr>
          <w:i/>
          <w:iCs/>
        </w:rPr>
        <w:t xml:space="preserve">ector </w:t>
      </w:r>
      <w:r w:rsidRPr="00795571">
        <w:rPr>
          <w:i/>
          <w:iCs/>
        </w:rPr>
        <w:t>M</w:t>
      </w:r>
      <w:r>
        <w:rPr>
          <w:i/>
          <w:iCs/>
        </w:rPr>
        <w:t>achine (SVM)</w:t>
      </w:r>
      <w:r w:rsidR="007E0458">
        <w:rPr>
          <w:i/>
          <w:iCs/>
        </w:rPr>
        <w:t xml:space="preserve"> </w:t>
      </w:r>
      <w:r w:rsidR="00834B74">
        <w:rPr>
          <w:i/>
          <w:iCs/>
        </w:rPr>
        <w:t>-</w:t>
      </w:r>
      <w:r w:rsidR="005C2201">
        <w:rPr>
          <w:i/>
          <w:iCs/>
        </w:rPr>
        <w:t xml:space="preserve"> </w:t>
      </w:r>
      <w:r>
        <w:t xml:space="preserve">An SVM classifier finds a hyperplane that separates examples into two classes with maximal margin, where </w:t>
      </w:r>
      <w:proofErr w:type="gramStart"/>
      <w:r>
        <w:t xml:space="preserve">Multi-classes are handled by multi one-versus-rest classifiers </w:t>
      </w:r>
      <w:r w:rsidR="00932B42">
        <w:t xml:space="preserve">(Cortes and </w:t>
      </w:r>
      <w:proofErr w:type="spellStart"/>
      <w:r w:rsidR="00932B42">
        <w:t>Vapnik</w:t>
      </w:r>
      <w:proofErr w:type="spellEnd"/>
      <w:r w:rsidR="00932B42">
        <w:t>, 1995)</w:t>
      </w:r>
      <w:proofErr w:type="gramEnd"/>
      <w:r>
        <w:t>.</w:t>
      </w:r>
    </w:p>
    <w:p w14:paraId="7BD91F31" w14:textId="2F2FA07F" w:rsidR="00C90DFB" w:rsidRPr="00CA1564" w:rsidRDefault="00C90DFB" w:rsidP="00D801FB">
      <w:r w:rsidRPr="009218BE">
        <w:t xml:space="preserve">SVMs can efficiently perform a non-linear classification using what </w:t>
      </w:r>
      <w:proofErr w:type="gramStart"/>
      <w:r w:rsidRPr="009218BE">
        <w:t>is called</w:t>
      </w:r>
      <w:proofErr w:type="gramEnd"/>
      <w:r w:rsidRPr="009218BE">
        <w:t xml:space="preserve"> the </w:t>
      </w:r>
      <w:hyperlink r:id="rId13">
        <w:r w:rsidR="1FF3F54F">
          <w:t>kernel trick</w:t>
        </w:r>
      </w:hyperlink>
      <w:r w:rsidRPr="009218BE">
        <w:t xml:space="preserve">, implicitly mapping their inputs into high-dimensional feature </w:t>
      </w:r>
      <w:r w:rsidRPr="00EB65D9">
        <w:t>spaces.</w:t>
      </w:r>
      <w:r w:rsidR="00D801FB">
        <w:t xml:space="preserve"> We</w:t>
      </w:r>
      <w:r w:rsidRPr="00EB65D9">
        <w:t xml:space="preserve"> used a non-linear ker</w:t>
      </w:r>
      <w:r w:rsidRPr="00EB65D9">
        <w:t>nel and a pen</w:t>
      </w:r>
      <w:r w:rsidR="00834B74">
        <w:t>alty parameter, C, of value 1.0, using</w:t>
      </w:r>
      <w:r w:rsidRPr="00C54758">
        <w:t xml:space="preserve"> </w:t>
      </w:r>
      <w:r w:rsidRPr="00834B74">
        <w:rPr>
          <w:i/>
          <w:iCs/>
        </w:rPr>
        <w:t xml:space="preserve">python </w:t>
      </w:r>
      <w:proofErr w:type="spellStart"/>
      <w:r w:rsidRPr="00834B74">
        <w:rPr>
          <w:i/>
          <w:iCs/>
        </w:rPr>
        <w:t>sklearn</w:t>
      </w:r>
      <w:proofErr w:type="spellEnd"/>
      <w:r w:rsidR="00834B74">
        <w:t xml:space="preserve"> implementation of </w:t>
      </w:r>
      <w:r w:rsidRPr="00C54758">
        <w:t>non-linear kernel SVM (</w:t>
      </w:r>
      <w:r w:rsidRPr="00ED5D9A">
        <w:rPr>
          <w:i/>
          <w:iCs/>
        </w:rPr>
        <w:t>SVC</w:t>
      </w:r>
      <w:r w:rsidRPr="00C54758">
        <w:t>).</w:t>
      </w:r>
    </w:p>
    <w:p w14:paraId="128E4996" w14:textId="77777777" w:rsidR="007F6318" w:rsidRDefault="007F6318" w:rsidP="007F6318"/>
    <w:p w14:paraId="301A1F82" w14:textId="68E1DFD3" w:rsidR="008C7D0D" w:rsidRPr="001E050A" w:rsidRDefault="00C90DFB" w:rsidP="00ED5D9A">
      <w:r w:rsidRPr="000D580D">
        <w:rPr>
          <w:i/>
          <w:iCs/>
        </w:rPr>
        <w:t>Gradient boosting machine</w:t>
      </w:r>
      <w:r w:rsidR="007E0458">
        <w:rPr>
          <w:i/>
          <w:iCs/>
        </w:rPr>
        <w:t xml:space="preserve"> </w:t>
      </w:r>
      <w:r w:rsidR="00ED5D9A">
        <w:rPr>
          <w:i/>
          <w:iCs/>
        </w:rPr>
        <w:t>-</w:t>
      </w:r>
      <w:r w:rsidR="005C2201">
        <w:rPr>
          <w:i/>
          <w:iCs/>
        </w:rPr>
        <w:t xml:space="preserve"> </w:t>
      </w:r>
      <w:r w:rsidR="001E050A" w:rsidRPr="001E050A">
        <w:t>Produces</w:t>
      </w:r>
      <w:r w:rsidR="008C7D0D" w:rsidRPr="001E050A">
        <w:t xml:space="preserve"> a prediction model in the form of an ensemble of weak prediction models in an iterative manner. </w:t>
      </w:r>
    </w:p>
    <w:p w14:paraId="48270DEE" w14:textId="5C33CA48" w:rsidR="008C7D0D" w:rsidRPr="001E050A" w:rsidRDefault="008C7D0D" w:rsidP="007F6318">
      <w:r w:rsidRPr="001E050A">
        <w:t>The method is to find the best approximation to instance label by starting with a model, consisting of a constant function F0, and incrementally expands it in a greedy</w:t>
      </w:r>
      <w:r>
        <w:t xml:space="preserve"> </w:t>
      </w:r>
      <w:r w:rsidRPr="001E050A">
        <w:t>fashion.</w:t>
      </w:r>
    </w:p>
    <w:p w14:paraId="1C46A849" w14:textId="08891531" w:rsidR="008C7D0D" w:rsidRDefault="008C7D0D" w:rsidP="00C013D0">
      <w:r w:rsidRPr="001E050A">
        <w:t>In each step, pseudo-residuals</w:t>
      </w:r>
      <w:r w:rsidR="004921DC">
        <w:t xml:space="preserve">, </w:t>
      </w:r>
      <w:r w:rsidRPr="001E050A">
        <w:t>from previous iteration,</w:t>
      </w:r>
      <w:r w:rsidR="004921DC" w:rsidRPr="004921DC">
        <w:t xml:space="preserve"> </w:t>
      </w:r>
      <w:proofErr w:type="gramStart"/>
      <w:r w:rsidR="004921DC">
        <w:t>are used</w:t>
      </w:r>
      <w:proofErr w:type="gramEnd"/>
      <w:r w:rsidR="004921DC">
        <w:t xml:space="preserve"> to</w:t>
      </w:r>
      <w:r w:rsidRPr="001E050A">
        <w:t xml:space="preserve"> train a </w:t>
      </w:r>
      <w:r w:rsidR="004921DC">
        <w:t xml:space="preserve">decision tree </w:t>
      </w:r>
      <w:r w:rsidRPr="001E050A">
        <w:t>model</w:t>
      </w:r>
      <w:r w:rsidR="00C013D0">
        <w:t>, using Information Gain</w:t>
      </w:r>
      <w:r w:rsidR="00C013D0">
        <w:rPr>
          <w:rStyle w:val="FootnoteReference"/>
        </w:rPr>
        <w:footnoteReference w:id="2"/>
      </w:r>
      <w:r w:rsidR="00C013D0">
        <w:t xml:space="preserve"> </w:t>
      </w:r>
      <w:r w:rsidR="004921DC">
        <w:t>to select splitting feature,</w:t>
      </w:r>
      <w:r w:rsidRPr="001E050A">
        <w:t xml:space="preserve"> by using pseudo-residuals as y</w:t>
      </w:r>
      <w:r w:rsidR="001E050A" w:rsidRPr="001E050A">
        <w:t>, and</w:t>
      </w:r>
      <w:r w:rsidR="00ED52B9">
        <w:t xml:space="preserve"> update the model in </w:t>
      </w:r>
      <w:r w:rsidR="00084F97">
        <w:t xml:space="preserve">accordance </w:t>
      </w:r>
      <w:r w:rsidR="00932B42">
        <w:t>(Friedman, 2001)</w:t>
      </w:r>
      <w:r w:rsidR="00ED52B9">
        <w:t>.</w:t>
      </w:r>
    </w:p>
    <w:p w14:paraId="473F57C4" w14:textId="49987BBB" w:rsidR="007467E1" w:rsidRPr="001E050A" w:rsidRDefault="007467E1" w:rsidP="007F6318">
      <w:r w:rsidRPr="002F41C0">
        <w:t xml:space="preserve">We used </w:t>
      </w:r>
      <w:r w:rsidRPr="002F41C0">
        <w:rPr>
          <w:i/>
          <w:iCs/>
        </w:rPr>
        <w:t xml:space="preserve">python </w:t>
      </w:r>
      <w:proofErr w:type="spellStart"/>
      <w:r>
        <w:rPr>
          <w:i/>
          <w:iCs/>
        </w:rPr>
        <w:t>XGBoost</w:t>
      </w:r>
      <w:proofErr w:type="spellEnd"/>
      <w:r w:rsidRPr="002F41C0">
        <w:rPr>
          <w:i/>
          <w:iCs/>
        </w:rPr>
        <w:t xml:space="preserve"> </w:t>
      </w:r>
      <w:r w:rsidRPr="002F41C0">
        <w:t xml:space="preserve">library, to implement a </w:t>
      </w:r>
      <w:r>
        <w:t>GBM</w:t>
      </w:r>
      <w:r w:rsidRPr="002F41C0">
        <w:t xml:space="preserve"> classification with </w:t>
      </w:r>
      <w:r w:rsidR="001D2EAF">
        <w:t>log-loss loss function</w:t>
      </w:r>
      <w:r>
        <w:t>.</w:t>
      </w:r>
    </w:p>
    <w:p w14:paraId="58CF25C7" w14:textId="77777777" w:rsidR="007F6318" w:rsidRDefault="007F6318" w:rsidP="007F6318"/>
    <w:p w14:paraId="1BCE9B0A" w14:textId="38853227" w:rsidR="00F441EF" w:rsidRDefault="00C90DFB" w:rsidP="00F441EF">
      <w:r w:rsidRPr="002F41C0">
        <w:rPr>
          <w:i/>
          <w:iCs/>
        </w:rPr>
        <w:t>Convolutional Neural network (CNN)</w:t>
      </w:r>
      <w:r w:rsidR="007E0458">
        <w:rPr>
          <w:i/>
          <w:iCs/>
        </w:rPr>
        <w:t xml:space="preserve"> </w:t>
      </w:r>
      <w:r w:rsidR="00F441EF">
        <w:rPr>
          <w:i/>
          <w:iCs/>
        </w:rPr>
        <w:t xml:space="preserve">- </w:t>
      </w:r>
      <w:r w:rsidRPr="002F41C0">
        <w:t>The primary role of the neural models is to represent the variable-length text as a fixed-length vector. These models generally consist of a projection layer that maps words, sub word units or n-grams to vector representations, and then combine them with the different arch</w:t>
      </w:r>
      <w:r w:rsidR="00F441EF">
        <w:t>itectures of neural networks</w:t>
      </w:r>
      <w:r w:rsidRPr="002F41C0">
        <w:t xml:space="preserve">. </w:t>
      </w:r>
    </w:p>
    <w:p w14:paraId="56CF9E0F" w14:textId="1BD54D1E" w:rsidR="00C90DFB" w:rsidRPr="002F41C0" w:rsidRDefault="00F441EF" w:rsidP="00F441EF">
      <w:r>
        <w:t>Neural networks</w:t>
      </w:r>
      <w:r w:rsidRPr="002F41C0">
        <w:t xml:space="preserve"> </w:t>
      </w:r>
      <w:r w:rsidR="00C90DFB" w:rsidRPr="002F41C0">
        <w:t xml:space="preserve">models take as input the </w:t>
      </w:r>
      <w:proofErr w:type="gramStart"/>
      <w:r w:rsidR="00C90DFB" w:rsidRPr="002F41C0">
        <w:t>embedding’s</w:t>
      </w:r>
      <w:proofErr w:type="gramEnd"/>
      <w:r w:rsidR="00C90DFB" w:rsidRPr="002F41C0">
        <w:t xml:space="preserve"> of words in the text sequence, and summarize its meaning with a fixed length </w:t>
      </w:r>
      <w:proofErr w:type="spellStart"/>
      <w:r w:rsidR="00C90DFB" w:rsidRPr="002F41C0">
        <w:t>vectorial</w:t>
      </w:r>
      <w:proofErr w:type="spellEnd"/>
      <w:r w:rsidR="00C90DFB" w:rsidRPr="002F41C0">
        <w:t xml:space="preserve"> representation </w:t>
      </w:r>
      <w:r w:rsidR="00932B42">
        <w:t>(Liu at el., 2016)</w:t>
      </w:r>
      <w:r w:rsidR="00C90DFB" w:rsidRPr="002F41C0">
        <w:t>.</w:t>
      </w:r>
    </w:p>
    <w:p w14:paraId="022C31F4" w14:textId="676DC70A" w:rsidR="00C90DFB" w:rsidRPr="002F41C0" w:rsidRDefault="00C90DFB" w:rsidP="008D6619">
      <w:r w:rsidRPr="002F41C0">
        <w:t xml:space="preserve">In CNN, each layer learn </w:t>
      </w:r>
      <w:r w:rsidR="00652A98">
        <w:t>an abstract combination</w:t>
      </w:r>
      <w:r w:rsidRPr="002F41C0">
        <w:t xml:space="preserve"> of the previous layer, using a convolution function.</w:t>
      </w:r>
      <w:r w:rsidR="008D6619">
        <w:t xml:space="preserve"> </w:t>
      </w:r>
      <w:r w:rsidRPr="002F41C0">
        <w:t xml:space="preserve">In this case, we will have word embedding in the input </w:t>
      </w:r>
      <w:proofErr w:type="gramStart"/>
      <w:r w:rsidRPr="002F41C0">
        <w:t>layer,</w:t>
      </w:r>
      <w:proofErr w:type="gramEnd"/>
      <w:r w:rsidRPr="002F41C0">
        <w:t xml:space="preserve"> multiple sequential convolution filters in the hidden layers, which eventually encode the classification class</w:t>
      </w:r>
      <w:r w:rsidR="00F14DC7">
        <w:t xml:space="preserve"> (see </w:t>
      </w:r>
      <w:r w:rsidR="00F14DC7">
        <w:fldChar w:fldCharType="begin"/>
      </w:r>
      <w:r w:rsidR="00F14DC7">
        <w:instrText xml:space="preserve"> REF _Ref524646891 \h </w:instrText>
      </w:r>
      <w:r w:rsidR="00F14DC7">
        <w:fldChar w:fldCharType="separate"/>
      </w:r>
      <w:r w:rsidR="00F14DC7">
        <w:t>Appendix A- Machine learning methods</w:t>
      </w:r>
      <w:r w:rsidR="00F14DC7">
        <w:fldChar w:fldCharType="end"/>
      </w:r>
      <w:r w:rsidR="00AD0479">
        <w:t>)</w:t>
      </w:r>
      <w:r w:rsidRPr="002F41C0">
        <w:t xml:space="preserve">. </w:t>
      </w:r>
    </w:p>
    <w:p w14:paraId="74850653" w14:textId="77777777" w:rsidR="00D90FEE" w:rsidRPr="00D90FEE" w:rsidRDefault="00C90DFB" w:rsidP="00D90FEE">
      <w:r w:rsidRPr="002F41C0">
        <w:t xml:space="preserve">We used </w:t>
      </w:r>
      <w:r w:rsidRPr="002F41C0">
        <w:rPr>
          <w:i/>
          <w:iCs/>
        </w:rPr>
        <w:t xml:space="preserve">python </w:t>
      </w:r>
      <w:proofErr w:type="spellStart"/>
      <w:r w:rsidRPr="002F41C0">
        <w:rPr>
          <w:i/>
          <w:iCs/>
        </w:rPr>
        <w:t>Kares</w:t>
      </w:r>
      <w:proofErr w:type="spellEnd"/>
      <w:r w:rsidRPr="002F41C0">
        <w:rPr>
          <w:i/>
          <w:iCs/>
        </w:rPr>
        <w:t xml:space="preserve"> Sequential</w:t>
      </w:r>
      <w:r w:rsidRPr="002F41C0">
        <w:t xml:space="preserve"> library, to implement a Sequence classification with 1D convolution, which applies 64 convolution filters of size 5 each.</w:t>
      </w:r>
    </w:p>
    <w:p w14:paraId="78AB845B" w14:textId="168903ED" w:rsidR="009A3E9E" w:rsidRPr="00F441EF" w:rsidRDefault="009A3E9E" w:rsidP="009A3E9E">
      <w:pPr>
        <w:pStyle w:val="Heading2"/>
        <w:numPr>
          <w:ilvl w:val="3"/>
          <w:numId w:val="1"/>
        </w:numPr>
      </w:pPr>
      <w:r w:rsidRPr="00F441EF">
        <w:t>Un-supervised methods</w:t>
      </w:r>
    </w:p>
    <w:p w14:paraId="7771FF23" w14:textId="20F029ED" w:rsidR="00A67807" w:rsidRDefault="00B06A3E" w:rsidP="00202193">
      <w:r w:rsidRPr="00346FA9">
        <w:rPr>
          <w:i/>
          <w:iCs/>
        </w:rPr>
        <w:t>K</w:t>
      </w:r>
      <w:r w:rsidR="00F72D2E" w:rsidRPr="00346FA9">
        <w:rPr>
          <w:i/>
          <w:iCs/>
        </w:rPr>
        <w:t>-</w:t>
      </w:r>
      <w:r w:rsidRPr="00346FA9">
        <w:rPr>
          <w:i/>
          <w:iCs/>
        </w:rPr>
        <w:t>means</w:t>
      </w:r>
      <w:r w:rsidR="007E0458">
        <w:rPr>
          <w:i/>
          <w:iCs/>
        </w:rPr>
        <w:t xml:space="preserve"> </w:t>
      </w:r>
      <w:r w:rsidR="00202193">
        <w:rPr>
          <w:i/>
          <w:iCs/>
        </w:rPr>
        <w:t>-</w:t>
      </w:r>
      <w:r w:rsidR="005C2201">
        <w:rPr>
          <w:i/>
          <w:iCs/>
        </w:rPr>
        <w:t xml:space="preserve"> </w:t>
      </w:r>
      <w:r w:rsidR="00A67807">
        <w:t>A</w:t>
      </w:r>
      <w:r w:rsidR="00A67807" w:rsidRPr="009A3E9E">
        <w:t xml:space="preserve"> well-known method of vector quantization,</w:t>
      </w:r>
      <w:r w:rsidR="005C2201">
        <w:t xml:space="preserve"> </w:t>
      </w:r>
      <w:r w:rsidR="005A295A" w:rsidRPr="009A3E9E">
        <w:t>popular for cluster analysis. </w:t>
      </w:r>
    </w:p>
    <w:p w14:paraId="606B20D3" w14:textId="3FFCE4CC" w:rsidR="005A295A" w:rsidRPr="002F41C0" w:rsidRDefault="00904144" w:rsidP="00A67807">
      <w:r w:rsidRPr="009A3E9E">
        <w:t>K</w:t>
      </w:r>
      <w:r w:rsidR="005A295A" w:rsidRPr="009A3E9E">
        <w:t>-means clustering aims to partition </w:t>
      </w:r>
      <w:r>
        <w:t>N</w:t>
      </w:r>
      <w:r w:rsidR="005A295A" w:rsidRPr="009A3E9E">
        <w:t> observations into k clusters in which each observation belongs to the cluster with the nearest mean</w:t>
      </w:r>
      <w:ins w:id="13" w:author="Tom Vaingart" w:date="2018-09-12T19:20:00Z">
        <w:r w:rsidR="002E4106">
          <w:rPr>
            <w:rFonts w:ascii="Arial" w:hAnsi="Arial" w:cs="Arial"/>
            <w:spacing w:val="-2"/>
            <w:kern w:val="16"/>
            <w:sz w:val="21"/>
            <w:szCs w:val="21"/>
            <w:shd w:val="clear" w:color="auto" w:fill="FFFFFF"/>
          </w:rPr>
          <w:t>.</w:t>
        </w:r>
      </w:ins>
      <w:r w:rsidR="00EB1A67" w:rsidRPr="002F41C0">
        <w:rPr>
          <w:rFonts w:ascii="Arial" w:hAnsi="Arial" w:cs="Arial"/>
          <w:spacing w:val="-2"/>
          <w:kern w:val="16"/>
          <w:sz w:val="21"/>
          <w:szCs w:val="21"/>
          <w:shd w:val="clear" w:color="auto" w:fill="FFFFFF"/>
        </w:rPr>
        <w:br/>
      </w:r>
      <w:r w:rsidRPr="009A3E9E">
        <w:t>We</w:t>
      </w:r>
      <w:r w:rsidR="00274AFD" w:rsidRPr="009A3E9E">
        <w:t xml:space="preserve"> used </w:t>
      </w:r>
      <w:r w:rsidR="001C3BDC" w:rsidRPr="009A3E9E">
        <w:rPr>
          <w:i/>
          <w:iCs/>
        </w:rPr>
        <w:t xml:space="preserve">python </w:t>
      </w:r>
      <w:proofErr w:type="spellStart"/>
      <w:r w:rsidR="00274AFD" w:rsidRPr="009A3E9E">
        <w:rPr>
          <w:i/>
          <w:iCs/>
        </w:rPr>
        <w:t>sklearn</w:t>
      </w:r>
      <w:proofErr w:type="spellEnd"/>
      <w:r w:rsidR="00274AFD" w:rsidRPr="009A3E9E">
        <w:t xml:space="preserve"> </w:t>
      </w:r>
      <w:r w:rsidR="00550B9A" w:rsidRPr="009A3E9E">
        <w:t>implementation wit</w:t>
      </w:r>
      <w:r w:rsidR="003B55DD" w:rsidRPr="009A3E9E">
        <w:t xml:space="preserve">h </w:t>
      </w:r>
      <w:r w:rsidR="00202193">
        <w:t xml:space="preserve">up to </w:t>
      </w:r>
      <w:r w:rsidR="003B55DD" w:rsidRPr="009A3E9E">
        <w:t>50</w:t>
      </w:r>
      <w:r w:rsidR="003B55DD" w:rsidRPr="002F41C0">
        <w:rPr>
          <w:rFonts w:ascii="Arial" w:hAnsi="Arial" w:cs="Arial"/>
          <w:spacing w:val="-2"/>
          <w:kern w:val="16"/>
          <w:sz w:val="21"/>
          <w:szCs w:val="21"/>
          <w:shd w:val="clear" w:color="auto" w:fill="FFFFFF"/>
        </w:rPr>
        <w:t xml:space="preserve"> </w:t>
      </w:r>
      <w:r w:rsidR="003B55DD" w:rsidRPr="009A3E9E">
        <w:t xml:space="preserve">clusters </w:t>
      </w:r>
      <w:r w:rsidR="003F63FB" w:rsidRPr="009A3E9E">
        <w:t>and Euclidian distance function.</w:t>
      </w:r>
    </w:p>
    <w:p w14:paraId="318EE880" w14:textId="77777777" w:rsidR="009A3E9E" w:rsidRDefault="009A3E9E" w:rsidP="009A3E9E"/>
    <w:p w14:paraId="1C1FDEA0" w14:textId="54CEA86C" w:rsidR="00814A83" w:rsidRPr="00755E34" w:rsidRDefault="00346FA9" w:rsidP="000C49FD">
      <w:pPr>
        <w:rPr>
          <w:highlight w:val="yellow"/>
        </w:rPr>
      </w:pPr>
      <w:r w:rsidRPr="00346FA9">
        <w:rPr>
          <w:i/>
          <w:iCs/>
        </w:rPr>
        <w:lastRenderedPageBreak/>
        <w:t>Principal component analysis</w:t>
      </w:r>
      <w:r w:rsidRPr="009A3E9E">
        <w:rPr>
          <w:i/>
          <w:iCs/>
        </w:rPr>
        <w:t xml:space="preserve"> (</w:t>
      </w:r>
      <w:r w:rsidR="00D06AD7" w:rsidRPr="009A3E9E">
        <w:rPr>
          <w:i/>
          <w:iCs/>
        </w:rPr>
        <w:t>PCA</w:t>
      </w:r>
      <w:r w:rsidR="007E0458" w:rsidRPr="009A3E9E">
        <w:rPr>
          <w:i/>
          <w:iCs/>
        </w:rPr>
        <w:t>)</w:t>
      </w:r>
      <w:r w:rsidR="007E0458">
        <w:rPr>
          <w:i/>
          <w:iCs/>
        </w:rPr>
        <w:t xml:space="preserve"> -</w:t>
      </w:r>
      <w:r w:rsidR="005C2201">
        <w:rPr>
          <w:i/>
          <w:iCs/>
        </w:rPr>
        <w:t xml:space="preserve"> </w:t>
      </w:r>
      <w:r w:rsidR="00063AAD">
        <w:t xml:space="preserve">PCA is a method </w:t>
      </w:r>
      <w:r w:rsidR="00017EA2">
        <w:t xml:space="preserve">for </w:t>
      </w:r>
      <w:r w:rsidR="000C49FD">
        <w:t>p</w:t>
      </w:r>
      <w:r w:rsidR="00D06AD7" w:rsidRPr="002F41C0">
        <w:t>erform</w:t>
      </w:r>
      <w:r w:rsidR="00017EA2">
        <w:t xml:space="preserve">ing </w:t>
      </w:r>
      <w:r w:rsidR="00D06AD7" w:rsidRPr="002F41C0">
        <w:t xml:space="preserve">a transformation of the data that maximizes the variance in the new axes. </w:t>
      </w:r>
      <w:r w:rsidR="00017EA2">
        <w:t>It p</w:t>
      </w:r>
      <w:r w:rsidR="00D06AD7" w:rsidRPr="002F41C0">
        <w:t>rojects high dimensional data into a low dimensional sub-space</w:t>
      </w:r>
      <w:r w:rsidR="00BF4B48" w:rsidRPr="002F41C0">
        <w:t>.</w:t>
      </w:r>
      <w:r w:rsidR="002C0755" w:rsidRPr="002F41C0">
        <w:br/>
        <w:t>In general, handling high dimensional data using clustering techniques obviousl</w:t>
      </w:r>
      <w:r w:rsidR="002C0755">
        <w:t>y a difficult task in terms of higher number of variables involved</w:t>
      </w:r>
      <w:r w:rsidR="006601EF">
        <w:t>.</w:t>
      </w:r>
      <w:r w:rsidR="006601EF">
        <w:br/>
        <w:t>In order to improve the efficiency</w:t>
      </w:r>
      <w:r w:rsidR="001C562D">
        <w:t>,</w:t>
      </w:r>
      <w:r w:rsidR="006601EF">
        <w:t xml:space="preserve"> the noisy and outlier data may be removed </w:t>
      </w:r>
      <w:r w:rsidR="00A01A12">
        <w:t xml:space="preserve">(Napoleon and </w:t>
      </w:r>
      <w:proofErr w:type="spellStart"/>
      <w:r w:rsidR="00A01A12">
        <w:t>Pavalakodi</w:t>
      </w:r>
      <w:proofErr w:type="spellEnd"/>
      <w:r w:rsidR="00044560">
        <w:t>, 2011</w:t>
      </w:r>
      <w:r w:rsidR="00A01A12">
        <w:t>)</w:t>
      </w:r>
      <w:r w:rsidR="006601EF" w:rsidRPr="002E4106">
        <w:t>.</w:t>
      </w:r>
      <w:r w:rsidR="00D8722D">
        <w:br/>
      </w:r>
      <w:r w:rsidR="00044560">
        <w:t>We</w:t>
      </w:r>
      <w:r w:rsidR="00D8722D">
        <w:t xml:space="preserve"> used </w:t>
      </w:r>
      <w:r w:rsidR="00D8722D" w:rsidRPr="002F41C0">
        <w:rPr>
          <w:i/>
          <w:iCs/>
        </w:rPr>
        <w:t>python</w:t>
      </w:r>
      <w:r w:rsidR="00D8722D">
        <w:t xml:space="preserve"> </w:t>
      </w:r>
      <w:proofErr w:type="spellStart"/>
      <w:r w:rsidR="00D8722D" w:rsidRPr="002F41C0">
        <w:rPr>
          <w:i/>
          <w:iCs/>
        </w:rPr>
        <w:t>sklearn</w:t>
      </w:r>
      <w:proofErr w:type="spellEnd"/>
      <w:r w:rsidR="00D8722D" w:rsidRPr="002F41C0">
        <w:rPr>
          <w:i/>
          <w:iCs/>
        </w:rPr>
        <w:t xml:space="preserve"> </w:t>
      </w:r>
      <w:proofErr w:type="spellStart"/>
      <w:r w:rsidR="001061D1" w:rsidRPr="002F41C0">
        <w:rPr>
          <w:i/>
          <w:iCs/>
        </w:rPr>
        <w:t>TruncatedSVD</w:t>
      </w:r>
      <w:proofErr w:type="spellEnd"/>
      <w:r w:rsidR="002F41C0" w:rsidRPr="002F41C0">
        <w:t xml:space="preserve"> library with different number of components.</w:t>
      </w:r>
    </w:p>
    <w:p w14:paraId="7E9F49D3" w14:textId="77777777" w:rsidR="00174811" w:rsidRPr="00853F73" w:rsidRDefault="00174811" w:rsidP="00174811">
      <w:pPr>
        <w:pStyle w:val="Heading1"/>
      </w:pPr>
      <w:r>
        <w:t>Experiments</w:t>
      </w:r>
    </w:p>
    <w:p w14:paraId="2CCF3467" w14:textId="03B4E484" w:rsidR="007C3092" w:rsidRPr="007C3092" w:rsidRDefault="00174811" w:rsidP="00820DEC">
      <w:pPr>
        <w:pStyle w:val="ACLSubsection"/>
        <w:tabs>
          <w:tab w:val="clear" w:pos="657"/>
          <w:tab w:val="num" w:pos="567"/>
        </w:tabs>
      </w:pPr>
      <w:r>
        <w:t>data analysis</w:t>
      </w:r>
    </w:p>
    <w:p w14:paraId="696AFE8A" w14:textId="2C9248D9" w:rsidR="00174811" w:rsidRDefault="008F5A2F" w:rsidP="00820F88">
      <w:r>
        <w:t>In this section, we analyzed the data in the granularity of sentences where we had 38,00</w:t>
      </w:r>
      <w:r w:rsidR="00EA6BFF">
        <w:t xml:space="preserve">0 sentences in training corpus </w:t>
      </w:r>
      <w:r w:rsidR="00EA6BFF" w:rsidRPr="00FD0ACA">
        <w:t>(</w:t>
      </w:r>
      <w:r w:rsidR="00EA6BFF">
        <w:t xml:space="preserve">see </w:t>
      </w:r>
      <w:r w:rsidR="00820F88">
        <w:fldChar w:fldCharType="begin"/>
      </w:r>
      <w:r w:rsidR="00820F88">
        <w:instrText xml:space="preserve"> REF _Ref524649620 \h </w:instrText>
      </w:r>
      <w:r w:rsidR="00820F88">
        <w:fldChar w:fldCharType="separate"/>
      </w:r>
      <w:r w:rsidR="00820F88" w:rsidRPr="00FD0ACA">
        <w:t xml:space="preserve">Appendix </w:t>
      </w:r>
      <w:r w:rsidR="00820F88">
        <w:t>B</w:t>
      </w:r>
      <w:r w:rsidR="00820F88" w:rsidRPr="00FD0ACA">
        <w:t>- Data analysis</w:t>
      </w:r>
      <w:r w:rsidR="00820F88">
        <w:fldChar w:fldCharType="end"/>
      </w:r>
      <w:r w:rsidR="00820F88">
        <w:t xml:space="preserve"> for </w:t>
      </w:r>
      <w:r w:rsidR="00EA6BFF">
        <w:fldChar w:fldCharType="begin"/>
      </w:r>
      <w:r w:rsidR="00EA6BFF">
        <w:instrText xml:space="preserve"> PAGEREF _Ref524646442 \h </w:instrText>
      </w:r>
      <w:r w:rsidR="00EA6BFF">
        <w:fldChar w:fldCharType="end"/>
      </w:r>
      <w:r w:rsidR="00820F88">
        <w:t>a</w:t>
      </w:r>
      <w:r w:rsidR="00EA6BFF">
        <w:t>uthor</w:t>
      </w:r>
      <w:r>
        <w:t xml:space="preserve"> distribution).</w:t>
      </w:r>
    </w:p>
    <w:p w14:paraId="2FD4CFAF" w14:textId="11BF3EB9" w:rsidR="008F5A2F" w:rsidRPr="00C2778D" w:rsidRDefault="00A6029C" w:rsidP="00A6029C">
      <w:r>
        <w:t>D</w:t>
      </w:r>
      <w:r w:rsidR="008F5A2F" w:rsidRPr="00C2778D">
        <w:t>ata set distribution among the different authors is such that the most common author is Lynne O'</w:t>
      </w:r>
      <w:r w:rsidR="008F5A2F">
        <w:t>Donnell with about 1K sentences</w:t>
      </w:r>
      <w:r>
        <w:t>.</w:t>
      </w:r>
      <w:r w:rsidR="008F5A2F" w:rsidRPr="00C2778D">
        <w:t xml:space="preserve"> </w:t>
      </w:r>
    </w:p>
    <w:p w14:paraId="4903214B" w14:textId="752646DE" w:rsidR="00174811" w:rsidRDefault="00A6029C" w:rsidP="00A6029C">
      <w:r>
        <w:t>As such, a</w:t>
      </w:r>
      <w:r w:rsidR="008F5A2F" w:rsidRPr="00C2778D">
        <w:t xml:space="preserve"> constant classifier predict the most common author 100% of the time will achieve accuracy of ~2.5%.</w:t>
      </w:r>
    </w:p>
    <w:p w14:paraId="5879B240" w14:textId="77777777" w:rsidR="00A6029C" w:rsidRPr="00C2778D" w:rsidRDefault="00A6029C" w:rsidP="00A6029C">
      <w:pPr>
        <w:rPr>
          <w:sz w:val="24"/>
          <w:szCs w:val="24"/>
          <w:lang w:eastAsia="en-US" w:bidi="he-IL"/>
        </w:rPr>
      </w:pPr>
    </w:p>
    <w:p w14:paraId="62F17E71" w14:textId="75FCB7EF" w:rsidR="001179F6" w:rsidRDefault="00174811" w:rsidP="008D0B5F">
      <w:r w:rsidRPr="00C2778D">
        <w:t xml:space="preserve">To get a sense </w:t>
      </w:r>
      <w:r w:rsidR="007F5369">
        <w:t>on</w:t>
      </w:r>
      <w:r w:rsidRPr="00C2778D">
        <w:t xml:space="preserve"> the differences betwee</w:t>
      </w:r>
      <w:r>
        <w:t xml:space="preserve">n the authors, we looked at basic </w:t>
      </w:r>
      <w:proofErr w:type="spellStart"/>
      <w:r>
        <w:t>stylometry</w:t>
      </w:r>
      <w:proofErr w:type="spellEnd"/>
      <w:r>
        <w:t xml:space="preserve"> features </w:t>
      </w:r>
      <w:r w:rsidRPr="00C2778D">
        <w:t>as common words used, number of words in sentence, entities types the author mentioned, punctuations used</w:t>
      </w:r>
      <w:r w:rsidR="00B75E03">
        <w:t>, POS tags relations</w:t>
      </w:r>
      <w:r w:rsidRPr="00C2778D">
        <w:t xml:space="preserve"> and text sent</w:t>
      </w:r>
      <w:r w:rsidR="001179F6">
        <w:t>iment polarity</w:t>
      </w:r>
      <w:r w:rsidR="00FD0ACA" w:rsidRPr="00FD0ACA">
        <w:t xml:space="preserve"> (</w:t>
      </w:r>
      <w:r w:rsidR="00FD0ACA">
        <w:t xml:space="preserve">see </w:t>
      </w:r>
      <w:r w:rsidR="00FD0ACA">
        <w:fldChar w:fldCharType="begin"/>
      </w:r>
      <w:r w:rsidR="00FD0ACA">
        <w:instrText xml:space="preserve"> PAGEREF _Ref524646442 \h </w:instrText>
      </w:r>
      <w:r w:rsidR="00FD0ACA">
        <w:fldChar w:fldCharType="end"/>
      </w:r>
      <w:r w:rsidR="008D0B5F">
        <w:fldChar w:fldCharType="begin"/>
      </w:r>
      <w:r w:rsidR="008D0B5F">
        <w:instrText xml:space="preserve"> REF _Ref524649620 \h </w:instrText>
      </w:r>
      <w:r w:rsidR="008D0B5F">
        <w:fldChar w:fldCharType="separate"/>
      </w:r>
      <w:r w:rsidR="001F0A1D" w:rsidRPr="00FD0ACA">
        <w:t xml:space="preserve">Appendix </w:t>
      </w:r>
      <w:r w:rsidR="001F0A1D">
        <w:t>B</w:t>
      </w:r>
      <w:r w:rsidR="001F0A1D" w:rsidRPr="00FD0ACA">
        <w:t>- Data analysis</w:t>
      </w:r>
      <w:r w:rsidR="008D0B5F">
        <w:fldChar w:fldCharType="end"/>
      </w:r>
      <w:r w:rsidR="00CE6D68">
        <w:t>)</w:t>
      </w:r>
    </w:p>
    <w:p w14:paraId="08B2436C" w14:textId="17201738" w:rsidR="00E467C1" w:rsidRDefault="00263838" w:rsidP="008B2B09">
      <w:pPr>
        <w:pStyle w:val="Heading2"/>
        <w:tabs>
          <w:tab w:val="clear" w:pos="657"/>
          <w:tab w:val="num" w:pos="567"/>
        </w:tabs>
        <w:ind w:left="567"/>
      </w:pPr>
      <w:r>
        <w:t>Supervised learning</w:t>
      </w:r>
    </w:p>
    <w:p w14:paraId="45278CF8" w14:textId="760F0712" w:rsidR="000C49FD" w:rsidRPr="000C49FD" w:rsidRDefault="000C49FD" w:rsidP="000C49FD">
      <w:r>
        <w:t>To construct described supervised learning model, we used data in the granularity of sentences</w:t>
      </w:r>
      <w:r w:rsidR="006132A2">
        <w:t>.</w:t>
      </w:r>
    </w:p>
    <w:p w14:paraId="11FC6559" w14:textId="2B2AFB37" w:rsidR="00FE0AAD" w:rsidRDefault="00263838" w:rsidP="001C2B11">
      <w:pPr>
        <w:pStyle w:val="Heading2"/>
        <w:numPr>
          <w:ilvl w:val="2"/>
          <w:numId w:val="1"/>
        </w:numPr>
      </w:pPr>
      <w:r>
        <w:t>Baseline</w:t>
      </w:r>
    </w:p>
    <w:p w14:paraId="572AE909" w14:textId="1F301F20" w:rsidR="00200275" w:rsidRDefault="008446B5" w:rsidP="004F4FD9">
      <w:pPr>
        <w:rPr>
          <w:spacing w:val="-2"/>
          <w:kern w:val="16"/>
          <w:szCs w:val="22"/>
        </w:rPr>
      </w:pPr>
      <w:r w:rsidRPr="1FF3F54F">
        <w:rPr>
          <w:spacing w:val="-2"/>
          <w:kern w:val="16"/>
        </w:rPr>
        <w:t>To have a “smart</w:t>
      </w:r>
      <w:r w:rsidR="00865C84" w:rsidRPr="1FF3F54F">
        <w:rPr>
          <w:spacing w:val="-2"/>
          <w:kern w:val="16"/>
        </w:rPr>
        <w:t>er</w:t>
      </w:r>
      <w:r w:rsidRPr="1FF3F54F">
        <w:rPr>
          <w:spacing w:val="-2"/>
          <w:kern w:val="16"/>
        </w:rPr>
        <w:t>” baseline</w:t>
      </w:r>
      <w:r w:rsidR="004F4FD9" w:rsidRPr="1FF3F54F">
        <w:rPr>
          <w:spacing w:val="-2"/>
          <w:kern w:val="16"/>
        </w:rPr>
        <w:t xml:space="preserve"> than majority label</w:t>
      </w:r>
      <w:r w:rsidRPr="1FF3F54F">
        <w:t xml:space="preserve"> </w:t>
      </w:r>
      <w:r w:rsidR="004F4FD9" w:rsidRPr="1FF3F54F">
        <w:rPr>
          <w:spacing w:val="-2"/>
          <w:kern w:val="16"/>
        </w:rPr>
        <w:t xml:space="preserve">classifier </w:t>
      </w:r>
      <w:r w:rsidRPr="1FF3F54F">
        <w:rPr>
          <w:spacing w:val="-2"/>
          <w:kern w:val="16"/>
        </w:rPr>
        <w:t xml:space="preserve">we tested multiple structured classification methods on top of the list of </w:t>
      </w:r>
      <w:proofErr w:type="gramStart"/>
      <w:r w:rsidRPr="1FF3F54F">
        <w:rPr>
          <w:spacing w:val="-2"/>
          <w:kern w:val="16"/>
        </w:rPr>
        <w:t>meta</w:t>
      </w:r>
      <w:proofErr w:type="gramEnd"/>
      <w:r w:rsidRPr="1FF3F54F">
        <w:rPr>
          <w:spacing w:val="-2"/>
          <w:kern w:val="16"/>
        </w:rPr>
        <w:t xml:space="preserve"> feature</w:t>
      </w:r>
      <w:r w:rsidR="006269AE" w:rsidRPr="1FF3F54F">
        <w:rPr>
          <w:spacing w:val="-2"/>
          <w:kern w:val="16"/>
        </w:rPr>
        <w:t>s only. This method</w:t>
      </w:r>
      <w:r w:rsidR="00C559F4" w:rsidRPr="1FF3F54F">
        <w:rPr>
          <w:spacing w:val="-2"/>
          <w:kern w:val="16"/>
        </w:rPr>
        <w:t>, using logistic-regression model,</w:t>
      </w:r>
      <w:r w:rsidR="006269AE" w:rsidRPr="1FF3F54F">
        <w:rPr>
          <w:spacing w:val="-2"/>
          <w:kern w:val="16"/>
        </w:rPr>
        <w:t xml:space="preserve"> raised accuracy level of 5.5%</w:t>
      </w:r>
      <w:r w:rsidR="00200275" w:rsidRPr="1FF3F54F">
        <w:rPr>
          <w:spacing w:val="-2"/>
          <w:kern w:val="16"/>
        </w:rPr>
        <w:t>, and log-loss of 3.8.</w:t>
      </w:r>
      <w:r w:rsidR="0012208E" w:rsidRPr="1FF3F54F">
        <w:t xml:space="preserve"> </w:t>
      </w:r>
    </w:p>
    <w:p w14:paraId="316A8201" w14:textId="1FA3CFE6" w:rsidR="00C559F4" w:rsidRDefault="0012208E" w:rsidP="00660D89">
      <w:pPr>
        <w:rPr>
          <w:spacing w:val="-2"/>
          <w:kern w:val="16"/>
          <w:szCs w:val="22"/>
        </w:rPr>
      </w:pPr>
      <w:r w:rsidRPr="1FF3F54F">
        <w:rPr>
          <w:spacing w:val="-2"/>
          <w:kern w:val="16"/>
        </w:rPr>
        <w:t>As the low accuracy is expected, we used this as the minimal performance levels we can reach.</w:t>
      </w:r>
    </w:p>
    <w:p w14:paraId="4C969AD0" w14:textId="4E897A82" w:rsidR="00263838" w:rsidRDefault="000061A5" w:rsidP="00263838">
      <w:pPr>
        <w:pStyle w:val="Heading2"/>
        <w:numPr>
          <w:ilvl w:val="2"/>
          <w:numId w:val="1"/>
        </w:numPr>
      </w:pPr>
      <w:r>
        <w:rPr>
          <w:noProof/>
          <w:lang w:eastAsia="en-US" w:bidi="he-IL"/>
        </w:rPr>
        <mc:AlternateContent>
          <mc:Choice Requires="wps">
            <w:drawing>
              <wp:anchor distT="0" distB="0" distL="114300" distR="114300" simplePos="0" relativeHeight="251658247" behindDoc="0" locked="0" layoutInCell="1" allowOverlap="1" wp14:anchorId="1C7305AF" wp14:editId="308CE4D8">
                <wp:simplePos x="0" y="0"/>
                <wp:positionH relativeFrom="margin">
                  <wp:align>right</wp:align>
                </wp:positionH>
                <wp:positionV relativeFrom="paragraph">
                  <wp:posOffset>400685</wp:posOffset>
                </wp:positionV>
                <wp:extent cx="2768600" cy="2547620"/>
                <wp:effectExtent l="0" t="0" r="0" b="5080"/>
                <wp:wrapTopAndBottom/>
                <wp:docPr id="30" name="Text Box 30"/>
                <wp:cNvGraphicFramePr/>
                <a:graphic xmlns:a="http://schemas.openxmlformats.org/drawingml/2006/main">
                  <a:graphicData uri="http://schemas.microsoft.com/office/word/2010/wordprocessingShape">
                    <wps:wsp>
                      <wps:cNvSpPr txBox="1"/>
                      <wps:spPr>
                        <a:xfrm>
                          <a:off x="0" y="0"/>
                          <a:ext cx="2768600" cy="2547620"/>
                        </a:xfrm>
                        <a:prstGeom prst="rect">
                          <a:avLst/>
                        </a:prstGeom>
                        <a:noFill/>
                        <a:ln w="6350">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5"/>
                              <w:gridCol w:w="567"/>
                              <w:gridCol w:w="738"/>
                            </w:tblGrid>
                            <w:tr w:rsidR="00702399" w:rsidRPr="001A5F14" w14:paraId="66E037AC" w14:textId="77777777" w:rsidTr="006F6B03">
                              <w:trPr>
                                <w:trHeight w:val="282"/>
                                <w:jc w:val="center"/>
                              </w:trPr>
                              <w:tc>
                                <w:tcPr>
                                  <w:tcW w:w="3015" w:type="dxa"/>
                                  <w:shd w:val="clear" w:color="auto" w:fill="auto"/>
                                </w:tcPr>
                                <w:p w14:paraId="2FA468E9" w14:textId="60100ACA" w:rsidR="00702399" w:rsidRPr="001179F6" w:rsidRDefault="00702399" w:rsidP="00E467C1">
                                  <w:pPr>
                                    <w:pStyle w:val="ACLText"/>
                                    <w:rPr>
                                      <w:b/>
                                      <w:bCs/>
                                      <w:sz w:val="16"/>
                                      <w:szCs w:val="16"/>
                                    </w:rPr>
                                  </w:pPr>
                                  <w:r w:rsidRPr="001179F6">
                                    <w:rPr>
                                      <w:b/>
                                      <w:bCs/>
                                      <w:sz w:val="16"/>
                                      <w:szCs w:val="16"/>
                                    </w:rPr>
                                    <w:t xml:space="preserve">model </w:t>
                                  </w:r>
                                </w:p>
                              </w:tc>
                              <w:tc>
                                <w:tcPr>
                                  <w:tcW w:w="567" w:type="dxa"/>
                                  <w:shd w:val="clear" w:color="auto" w:fill="auto"/>
                                </w:tcPr>
                                <w:p w14:paraId="515990FB" w14:textId="44B5ECE7" w:rsidR="00702399" w:rsidRPr="001179F6" w:rsidRDefault="00702399" w:rsidP="00E467C1">
                                  <w:pPr>
                                    <w:pStyle w:val="ACLText"/>
                                    <w:rPr>
                                      <w:b/>
                                      <w:bCs/>
                                      <w:sz w:val="16"/>
                                      <w:szCs w:val="16"/>
                                    </w:rPr>
                                  </w:pPr>
                                  <w:r w:rsidRPr="001179F6">
                                    <w:rPr>
                                      <w:b/>
                                      <w:bCs/>
                                      <w:sz w:val="16"/>
                                      <w:szCs w:val="16"/>
                                    </w:rPr>
                                    <w:t>Log-loss</w:t>
                                  </w:r>
                                </w:p>
                              </w:tc>
                              <w:tc>
                                <w:tcPr>
                                  <w:tcW w:w="738" w:type="dxa"/>
                                </w:tcPr>
                                <w:p w14:paraId="741BBAF5" w14:textId="7B30FBF0" w:rsidR="00702399" w:rsidRPr="001179F6" w:rsidRDefault="00702399" w:rsidP="00E467C1">
                                  <w:pPr>
                                    <w:pStyle w:val="ACLText"/>
                                    <w:rPr>
                                      <w:b/>
                                      <w:bCs/>
                                      <w:sz w:val="16"/>
                                      <w:szCs w:val="16"/>
                                    </w:rPr>
                                  </w:pPr>
                                  <w:r w:rsidRPr="001179F6">
                                    <w:rPr>
                                      <w:b/>
                                      <w:bCs/>
                                      <w:sz w:val="16"/>
                                      <w:szCs w:val="16"/>
                                    </w:rPr>
                                    <w:t>accuracy</w:t>
                                  </w:r>
                                </w:p>
                              </w:tc>
                            </w:tr>
                            <w:tr w:rsidR="00702399" w:rsidRPr="001A5F14" w14:paraId="084BD9D4" w14:textId="77777777" w:rsidTr="006F6B03">
                              <w:trPr>
                                <w:trHeight w:val="254"/>
                                <w:jc w:val="center"/>
                              </w:trPr>
                              <w:tc>
                                <w:tcPr>
                                  <w:tcW w:w="3015" w:type="dxa"/>
                                  <w:shd w:val="clear" w:color="auto" w:fill="auto"/>
                                </w:tcPr>
                                <w:p w14:paraId="42C4A643" w14:textId="47603C28" w:rsidR="00702399" w:rsidRPr="001179F6" w:rsidRDefault="00702399" w:rsidP="00E467C1">
                                  <w:pPr>
                                    <w:pStyle w:val="ACLText"/>
                                    <w:rPr>
                                      <w:sz w:val="16"/>
                                      <w:szCs w:val="16"/>
                                    </w:rPr>
                                  </w:pPr>
                                  <w:r w:rsidRPr="001179F6">
                                    <w:rPr>
                                      <w:sz w:val="16"/>
                                      <w:szCs w:val="16"/>
                                    </w:rPr>
                                    <w:t>Bag of words, NB, text to sentences, 1-gram</w:t>
                                  </w:r>
                                </w:p>
                              </w:tc>
                              <w:tc>
                                <w:tcPr>
                                  <w:tcW w:w="567" w:type="dxa"/>
                                  <w:shd w:val="clear" w:color="auto" w:fill="auto"/>
                                </w:tcPr>
                                <w:p w14:paraId="0D2B3DF2" w14:textId="2213B59C" w:rsidR="00702399" w:rsidRPr="001179F6" w:rsidRDefault="00702399" w:rsidP="00E467C1">
                                  <w:pPr>
                                    <w:pStyle w:val="ACLText"/>
                                    <w:rPr>
                                      <w:sz w:val="16"/>
                                      <w:szCs w:val="16"/>
                                    </w:rPr>
                                  </w:pPr>
                                  <w:r w:rsidRPr="001179F6">
                                    <w:rPr>
                                      <w:sz w:val="16"/>
                                      <w:szCs w:val="16"/>
                                    </w:rPr>
                                    <w:t>1.64</w:t>
                                  </w:r>
                                </w:p>
                              </w:tc>
                              <w:tc>
                                <w:tcPr>
                                  <w:tcW w:w="738" w:type="dxa"/>
                                </w:tcPr>
                                <w:p w14:paraId="4EF42C14" w14:textId="1F5EDB31" w:rsidR="00702399" w:rsidRPr="001179F6" w:rsidRDefault="00702399" w:rsidP="00E467C1">
                                  <w:pPr>
                                    <w:pStyle w:val="ACLText"/>
                                    <w:rPr>
                                      <w:sz w:val="16"/>
                                      <w:szCs w:val="16"/>
                                    </w:rPr>
                                  </w:pPr>
                                  <w:r w:rsidRPr="001179F6">
                                    <w:rPr>
                                      <w:sz w:val="16"/>
                                      <w:szCs w:val="16"/>
                                    </w:rPr>
                                    <w:t>0.69</w:t>
                                  </w:r>
                                </w:p>
                              </w:tc>
                            </w:tr>
                            <w:tr w:rsidR="00702399" w:rsidRPr="001A5F14" w14:paraId="43702710" w14:textId="77777777" w:rsidTr="006F6B03">
                              <w:trPr>
                                <w:trHeight w:val="254"/>
                                <w:jc w:val="center"/>
                              </w:trPr>
                              <w:tc>
                                <w:tcPr>
                                  <w:tcW w:w="3015" w:type="dxa"/>
                                  <w:shd w:val="clear" w:color="auto" w:fill="auto"/>
                                </w:tcPr>
                                <w:p w14:paraId="60F05655" w14:textId="57C2868C" w:rsidR="00702399" w:rsidRPr="001179F6" w:rsidRDefault="00702399" w:rsidP="000C30C8">
                                  <w:pPr>
                                    <w:pStyle w:val="ACLText"/>
                                    <w:rPr>
                                      <w:sz w:val="16"/>
                                      <w:szCs w:val="16"/>
                                    </w:rPr>
                                  </w:pPr>
                                  <w:r w:rsidRPr="001179F6">
                                    <w:rPr>
                                      <w:sz w:val="16"/>
                                      <w:szCs w:val="16"/>
                                    </w:rPr>
                                    <w:t>Bag of words, NB, text to sentences, 3-gram</w:t>
                                  </w:r>
                                </w:p>
                              </w:tc>
                              <w:tc>
                                <w:tcPr>
                                  <w:tcW w:w="567" w:type="dxa"/>
                                  <w:shd w:val="clear" w:color="auto" w:fill="auto"/>
                                </w:tcPr>
                                <w:p w14:paraId="7F2CDD2E" w14:textId="023EC270" w:rsidR="00702399" w:rsidRPr="001179F6" w:rsidRDefault="00702399" w:rsidP="00E467C1">
                                  <w:pPr>
                                    <w:pStyle w:val="ACLText"/>
                                    <w:rPr>
                                      <w:sz w:val="16"/>
                                      <w:szCs w:val="16"/>
                                    </w:rPr>
                                  </w:pPr>
                                  <w:r w:rsidRPr="001179F6">
                                    <w:rPr>
                                      <w:sz w:val="16"/>
                                      <w:szCs w:val="16"/>
                                    </w:rPr>
                                    <w:t>2.84</w:t>
                                  </w:r>
                                </w:p>
                              </w:tc>
                              <w:tc>
                                <w:tcPr>
                                  <w:tcW w:w="738" w:type="dxa"/>
                                </w:tcPr>
                                <w:p w14:paraId="772E39E6" w14:textId="5D8DDB8F" w:rsidR="00702399" w:rsidRPr="001179F6" w:rsidRDefault="00702399" w:rsidP="00E467C1">
                                  <w:pPr>
                                    <w:pStyle w:val="ACLText"/>
                                    <w:rPr>
                                      <w:sz w:val="16"/>
                                      <w:szCs w:val="16"/>
                                    </w:rPr>
                                  </w:pPr>
                                  <w:r w:rsidRPr="001179F6">
                                    <w:rPr>
                                      <w:sz w:val="16"/>
                                      <w:szCs w:val="16"/>
                                    </w:rPr>
                                    <w:t>0.73</w:t>
                                  </w:r>
                                </w:p>
                              </w:tc>
                            </w:tr>
                            <w:tr w:rsidR="00702399" w:rsidRPr="001A5F14" w14:paraId="05B7473E" w14:textId="77777777" w:rsidTr="006F6B03">
                              <w:trPr>
                                <w:trHeight w:val="96"/>
                                <w:jc w:val="center"/>
                              </w:trPr>
                              <w:tc>
                                <w:tcPr>
                                  <w:tcW w:w="3015" w:type="dxa"/>
                                  <w:shd w:val="clear" w:color="auto" w:fill="auto"/>
                                </w:tcPr>
                                <w:p w14:paraId="40976A0D" w14:textId="5FCC42BA" w:rsidR="00702399" w:rsidRPr="001179F6" w:rsidRDefault="00702399" w:rsidP="000C30C8">
                                  <w:pPr>
                                    <w:pStyle w:val="ACLText"/>
                                    <w:rPr>
                                      <w:sz w:val="16"/>
                                      <w:szCs w:val="16"/>
                                    </w:rPr>
                                  </w:pPr>
                                  <w:r w:rsidRPr="001179F6">
                                    <w:rPr>
                                      <w:sz w:val="16"/>
                                      <w:szCs w:val="16"/>
                                    </w:rPr>
                                    <w:t>Bag of words, NB, lemmatized sentences, 3-gram</w:t>
                                  </w:r>
                                </w:p>
                              </w:tc>
                              <w:tc>
                                <w:tcPr>
                                  <w:tcW w:w="567" w:type="dxa"/>
                                  <w:shd w:val="clear" w:color="auto" w:fill="auto"/>
                                </w:tcPr>
                                <w:p w14:paraId="0BCC5B61" w14:textId="49929044" w:rsidR="00702399" w:rsidRPr="001179F6" w:rsidRDefault="00702399" w:rsidP="00E467C1">
                                  <w:pPr>
                                    <w:pStyle w:val="ACLText"/>
                                    <w:rPr>
                                      <w:sz w:val="16"/>
                                      <w:szCs w:val="16"/>
                                    </w:rPr>
                                  </w:pPr>
                                  <w:r w:rsidRPr="001179F6">
                                    <w:rPr>
                                      <w:sz w:val="16"/>
                                      <w:szCs w:val="16"/>
                                    </w:rPr>
                                    <w:t>1.913</w:t>
                                  </w:r>
                                </w:p>
                              </w:tc>
                              <w:tc>
                                <w:tcPr>
                                  <w:tcW w:w="738" w:type="dxa"/>
                                </w:tcPr>
                                <w:p w14:paraId="39DA45DF" w14:textId="22176168" w:rsidR="00702399" w:rsidRPr="001179F6" w:rsidRDefault="00702399" w:rsidP="00E467C1">
                                  <w:pPr>
                                    <w:pStyle w:val="ACLText"/>
                                    <w:rPr>
                                      <w:sz w:val="16"/>
                                      <w:szCs w:val="16"/>
                                    </w:rPr>
                                  </w:pPr>
                                  <w:r w:rsidRPr="001179F6">
                                    <w:rPr>
                                      <w:sz w:val="16"/>
                                      <w:szCs w:val="16"/>
                                    </w:rPr>
                                    <w:t>0.75</w:t>
                                  </w:r>
                                </w:p>
                              </w:tc>
                            </w:tr>
                            <w:tr w:rsidR="00702399" w:rsidRPr="001A5F14" w14:paraId="6D6F7F51" w14:textId="77777777" w:rsidTr="006F6B03">
                              <w:trPr>
                                <w:trHeight w:val="254"/>
                                <w:jc w:val="center"/>
                              </w:trPr>
                              <w:tc>
                                <w:tcPr>
                                  <w:tcW w:w="3015" w:type="dxa"/>
                                  <w:shd w:val="clear" w:color="auto" w:fill="auto"/>
                                </w:tcPr>
                                <w:p w14:paraId="596C70F0" w14:textId="1AFDDD15" w:rsidR="00702399" w:rsidRPr="001179F6" w:rsidRDefault="00702399" w:rsidP="000C30C8">
                                  <w:pPr>
                                    <w:pStyle w:val="ACLText"/>
                                    <w:rPr>
                                      <w:sz w:val="16"/>
                                      <w:szCs w:val="16"/>
                                    </w:rPr>
                                  </w:pPr>
                                  <w:r w:rsidRPr="001179F6">
                                    <w:rPr>
                                      <w:sz w:val="16"/>
                                      <w:szCs w:val="16"/>
                                    </w:rPr>
                                    <w:t>TF-IDF, NB, text to sentences, 3-gram</w:t>
                                  </w:r>
                                </w:p>
                              </w:tc>
                              <w:tc>
                                <w:tcPr>
                                  <w:tcW w:w="567" w:type="dxa"/>
                                  <w:shd w:val="clear" w:color="auto" w:fill="auto"/>
                                </w:tcPr>
                                <w:p w14:paraId="3035964F" w14:textId="2E479579" w:rsidR="00702399" w:rsidRPr="001179F6" w:rsidRDefault="00702399" w:rsidP="00E467C1">
                                  <w:pPr>
                                    <w:pStyle w:val="ACLText"/>
                                    <w:rPr>
                                      <w:sz w:val="16"/>
                                      <w:szCs w:val="16"/>
                                    </w:rPr>
                                  </w:pPr>
                                  <w:r w:rsidRPr="001179F6">
                                    <w:rPr>
                                      <w:sz w:val="16"/>
                                      <w:szCs w:val="16"/>
                                    </w:rPr>
                                    <w:t>2.15</w:t>
                                  </w:r>
                                </w:p>
                              </w:tc>
                              <w:tc>
                                <w:tcPr>
                                  <w:tcW w:w="738" w:type="dxa"/>
                                </w:tcPr>
                                <w:p w14:paraId="12D4167D" w14:textId="453A820C" w:rsidR="00702399" w:rsidRPr="001179F6" w:rsidRDefault="00702399" w:rsidP="00E467C1">
                                  <w:pPr>
                                    <w:pStyle w:val="ACLText"/>
                                    <w:rPr>
                                      <w:sz w:val="16"/>
                                      <w:szCs w:val="16"/>
                                    </w:rPr>
                                  </w:pPr>
                                  <w:r w:rsidRPr="001179F6">
                                    <w:rPr>
                                      <w:sz w:val="16"/>
                                      <w:szCs w:val="16"/>
                                    </w:rPr>
                                    <w:t>0.72</w:t>
                                  </w:r>
                                </w:p>
                              </w:tc>
                            </w:tr>
                            <w:tr w:rsidR="00702399" w:rsidRPr="001A5F14" w14:paraId="018A7DCD" w14:textId="77777777" w:rsidTr="006F6B03">
                              <w:trPr>
                                <w:trHeight w:val="254"/>
                                <w:jc w:val="center"/>
                              </w:trPr>
                              <w:tc>
                                <w:tcPr>
                                  <w:tcW w:w="3015" w:type="dxa"/>
                                  <w:shd w:val="clear" w:color="auto" w:fill="auto"/>
                                </w:tcPr>
                                <w:p w14:paraId="69743252" w14:textId="36FB946D" w:rsidR="00702399" w:rsidRPr="001179F6" w:rsidRDefault="00702399" w:rsidP="000C30C8">
                                  <w:pPr>
                                    <w:pStyle w:val="ACLText"/>
                                    <w:rPr>
                                      <w:sz w:val="16"/>
                                      <w:szCs w:val="16"/>
                                    </w:rPr>
                                  </w:pPr>
                                  <w:r w:rsidRPr="001179F6">
                                    <w:rPr>
                                      <w:sz w:val="16"/>
                                      <w:szCs w:val="16"/>
                                    </w:rPr>
                                    <w:t>TF-IDF, Logistic-regression, text to sentences, 3-gram</w:t>
                                  </w:r>
                                </w:p>
                              </w:tc>
                              <w:tc>
                                <w:tcPr>
                                  <w:tcW w:w="567" w:type="dxa"/>
                                  <w:shd w:val="clear" w:color="auto" w:fill="auto"/>
                                </w:tcPr>
                                <w:p w14:paraId="29BB6336" w14:textId="686B584D" w:rsidR="00702399" w:rsidRPr="001179F6" w:rsidRDefault="00702399" w:rsidP="000C30C8">
                                  <w:pPr>
                                    <w:pStyle w:val="ACLText"/>
                                    <w:rPr>
                                      <w:sz w:val="16"/>
                                      <w:szCs w:val="16"/>
                                    </w:rPr>
                                  </w:pPr>
                                  <w:r w:rsidRPr="001179F6">
                                    <w:rPr>
                                      <w:sz w:val="16"/>
                                      <w:szCs w:val="16"/>
                                    </w:rPr>
                                    <w:t>1.94</w:t>
                                  </w:r>
                                </w:p>
                              </w:tc>
                              <w:tc>
                                <w:tcPr>
                                  <w:tcW w:w="738" w:type="dxa"/>
                                </w:tcPr>
                                <w:p w14:paraId="14D9C5EB" w14:textId="303D8B4B" w:rsidR="00702399" w:rsidRPr="001179F6" w:rsidRDefault="00702399" w:rsidP="000C30C8">
                                  <w:pPr>
                                    <w:pStyle w:val="ACLText"/>
                                    <w:rPr>
                                      <w:sz w:val="16"/>
                                      <w:szCs w:val="16"/>
                                    </w:rPr>
                                  </w:pPr>
                                  <w:r w:rsidRPr="001179F6">
                                    <w:rPr>
                                      <w:sz w:val="16"/>
                                      <w:szCs w:val="16"/>
                                    </w:rPr>
                                    <w:t>0.73</w:t>
                                  </w:r>
                                </w:p>
                              </w:tc>
                            </w:tr>
                            <w:tr w:rsidR="00702399" w:rsidRPr="001A5F14" w14:paraId="07E565AB" w14:textId="77777777" w:rsidTr="006F6B03">
                              <w:trPr>
                                <w:trHeight w:val="96"/>
                                <w:jc w:val="center"/>
                              </w:trPr>
                              <w:tc>
                                <w:tcPr>
                                  <w:tcW w:w="3015" w:type="dxa"/>
                                  <w:shd w:val="clear" w:color="auto" w:fill="auto"/>
                                </w:tcPr>
                                <w:p w14:paraId="3908C224" w14:textId="1FF5BC92" w:rsidR="00702399" w:rsidRPr="001179F6" w:rsidRDefault="00702399" w:rsidP="000C30C8">
                                  <w:pPr>
                                    <w:pStyle w:val="ACLText"/>
                                    <w:rPr>
                                      <w:sz w:val="16"/>
                                      <w:szCs w:val="16"/>
                                    </w:rPr>
                                  </w:pPr>
                                  <w:r w:rsidRPr="001179F6">
                                    <w:rPr>
                                      <w:sz w:val="16"/>
                                      <w:szCs w:val="16"/>
                                    </w:rPr>
                                    <w:t>TF-IDF, Logistic-regression, POS-tagged sentences, 3-gram</w:t>
                                  </w:r>
                                </w:p>
                              </w:tc>
                              <w:tc>
                                <w:tcPr>
                                  <w:tcW w:w="567" w:type="dxa"/>
                                  <w:shd w:val="clear" w:color="auto" w:fill="auto"/>
                                </w:tcPr>
                                <w:p w14:paraId="200CC06A" w14:textId="34FD9945" w:rsidR="00702399" w:rsidRPr="001179F6" w:rsidRDefault="00702399" w:rsidP="000C30C8">
                                  <w:pPr>
                                    <w:pStyle w:val="ACLText"/>
                                    <w:rPr>
                                      <w:sz w:val="16"/>
                                      <w:szCs w:val="16"/>
                                    </w:rPr>
                                  </w:pPr>
                                  <w:r w:rsidRPr="001179F6">
                                    <w:rPr>
                                      <w:sz w:val="16"/>
                                      <w:szCs w:val="16"/>
                                    </w:rPr>
                                    <w:t>2.24</w:t>
                                  </w:r>
                                </w:p>
                              </w:tc>
                              <w:tc>
                                <w:tcPr>
                                  <w:tcW w:w="738" w:type="dxa"/>
                                </w:tcPr>
                                <w:p w14:paraId="243E5F94" w14:textId="44E484A5" w:rsidR="00702399" w:rsidRPr="001179F6" w:rsidRDefault="00702399" w:rsidP="000C30C8">
                                  <w:pPr>
                                    <w:pStyle w:val="ACLText"/>
                                    <w:rPr>
                                      <w:sz w:val="16"/>
                                      <w:szCs w:val="16"/>
                                    </w:rPr>
                                  </w:pPr>
                                  <w:r w:rsidRPr="001179F6">
                                    <w:rPr>
                                      <w:sz w:val="16"/>
                                      <w:szCs w:val="16"/>
                                    </w:rPr>
                                    <w:t>0.72</w:t>
                                  </w:r>
                                </w:p>
                              </w:tc>
                            </w:tr>
                            <w:tr w:rsidR="00702399" w14:paraId="52A01353" w14:textId="77777777" w:rsidTr="006F6B03">
                              <w:trPr>
                                <w:trHeight w:val="254"/>
                                <w:jc w:val="center"/>
                              </w:trPr>
                              <w:tc>
                                <w:tcPr>
                                  <w:tcW w:w="3015" w:type="dxa"/>
                                  <w:shd w:val="clear" w:color="auto" w:fill="auto"/>
                                </w:tcPr>
                                <w:p w14:paraId="067A0DBE" w14:textId="544D333E" w:rsidR="00702399" w:rsidRPr="001179F6" w:rsidRDefault="00702399" w:rsidP="000C30C8">
                                  <w:pPr>
                                    <w:pStyle w:val="ACLText"/>
                                    <w:rPr>
                                      <w:sz w:val="16"/>
                                      <w:szCs w:val="16"/>
                                    </w:rPr>
                                  </w:pPr>
                                  <w:r w:rsidRPr="001179F6">
                                    <w:rPr>
                                      <w:sz w:val="16"/>
                                      <w:szCs w:val="16"/>
                                    </w:rPr>
                                    <w:t>TF-IDF, SVM, text to sentence, 3-gram</w:t>
                                  </w:r>
                                </w:p>
                              </w:tc>
                              <w:tc>
                                <w:tcPr>
                                  <w:tcW w:w="567" w:type="dxa"/>
                                  <w:shd w:val="clear" w:color="auto" w:fill="auto"/>
                                </w:tcPr>
                                <w:p w14:paraId="136DE37B" w14:textId="703525FB" w:rsidR="00702399" w:rsidRPr="001179F6" w:rsidRDefault="00702399" w:rsidP="000C30C8">
                                  <w:pPr>
                                    <w:pStyle w:val="ACLText"/>
                                    <w:rPr>
                                      <w:sz w:val="16"/>
                                      <w:szCs w:val="16"/>
                                    </w:rPr>
                                  </w:pPr>
                                  <w:r w:rsidRPr="001179F6">
                                    <w:rPr>
                                      <w:sz w:val="16"/>
                                      <w:szCs w:val="16"/>
                                    </w:rPr>
                                    <w:t>1.533</w:t>
                                  </w:r>
                                </w:p>
                              </w:tc>
                              <w:tc>
                                <w:tcPr>
                                  <w:tcW w:w="738" w:type="dxa"/>
                                </w:tcPr>
                                <w:p w14:paraId="79BC94A9" w14:textId="5D5C0C1C" w:rsidR="00702399" w:rsidRPr="001179F6" w:rsidRDefault="00702399" w:rsidP="000C30C8">
                                  <w:pPr>
                                    <w:pStyle w:val="ACLText"/>
                                    <w:rPr>
                                      <w:sz w:val="16"/>
                                      <w:szCs w:val="16"/>
                                    </w:rPr>
                                  </w:pPr>
                                  <w:r w:rsidRPr="001179F6">
                                    <w:rPr>
                                      <w:sz w:val="16"/>
                                      <w:szCs w:val="16"/>
                                    </w:rPr>
                                    <w:t>0.57</w:t>
                                  </w:r>
                                </w:p>
                              </w:tc>
                            </w:tr>
                            <w:tr w:rsidR="00702399" w14:paraId="22EECE0F" w14:textId="77777777" w:rsidTr="006F6B03">
                              <w:trPr>
                                <w:trHeight w:val="254"/>
                                <w:jc w:val="center"/>
                              </w:trPr>
                              <w:tc>
                                <w:tcPr>
                                  <w:tcW w:w="3015" w:type="dxa"/>
                                  <w:shd w:val="clear" w:color="auto" w:fill="auto"/>
                                </w:tcPr>
                                <w:p w14:paraId="621241C6" w14:textId="4CFD662E" w:rsidR="00702399" w:rsidRPr="001179F6" w:rsidRDefault="00702399" w:rsidP="000C30C8">
                                  <w:pPr>
                                    <w:pStyle w:val="ACLText"/>
                                    <w:rPr>
                                      <w:sz w:val="16"/>
                                      <w:szCs w:val="16"/>
                                    </w:rPr>
                                  </w:pPr>
                                  <w:r w:rsidRPr="001179F6">
                                    <w:rPr>
                                      <w:sz w:val="16"/>
                                      <w:szCs w:val="16"/>
                                    </w:rPr>
                                    <w:t>CNN, text to sentences</w:t>
                                  </w:r>
                                </w:p>
                              </w:tc>
                              <w:tc>
                                <w:tcPr>
                                  <w:tcW w:w="567" w:type="dxa"/>
                                  <w:shd w:val="clear" w:color="auto" w:fill="auto"/>
                                </w:tcPr>
                                <w:p w14:paraId="717234F9" w14:textId="23773CCD" w:rsidR="00702399" w:rsidRPr="001179F6" w:rsidRDefault="00702399" w:rsidP="000C30C8">
                                  <w:pPr>
                                    <w:pStyle w:val="ACLText"/>
                                    <w:rPr>
                                      <w:sz w:val="16"/>
                                      <w:szCs w:val="16"/>
                                    </w:rPr>
                                  </w:pPr>
                                  <w:r w:rsidRPr="001179F6">
                                    <w:rPr>
                                      <w:sz w:val="16"/>
                                      <w:szCs w:val="16"/>
                                    </w:rPr>
                                    <w:t>1.54</w:t>
                                  </w:r>
                                </w:p>
                              </w:tc>
                              <w:tc>
                                <w:tcPr>
                                  <w:tcW w:w="738" w:type="dxa"/>
                                </w:tcPr>
                                <w:p w14:paraId="456731D0" w14:textId="66EEF289" w:rsidR="00702399" w:rsidRPr="001179F6" w:rsidRDefault="00702399" w:rsidP="000C30C8">
                                  <w:pPr>
                                    <w:pStyle w:val="ACLText"/>
                                    <w:rPr>
                                      <w:sz w:val="16"/>
                                      <w:szCs w:val="16"/>
                                    </w:rPr>
                                  </w:pPr>
                                  <w:r w:rsidRPr="001179F6">
                                    <w:rPr>
                                      <w:sz w:val="16"/>
                                      <w:szCs w:val="16"/>
                                    </w:rPr>
                                    <w:t>0.65</w:t>
                                  </w:r>
                                </w:p>
                              </w:tc>
                            </w:tr>
                            <w:tr w:rsidR="00702399" w:rsidRPr="001A5F14" w14:paraId="63E4BA62" w14:textId="77777777" w:rsidTr="006F6B03">
                              <w:trPr>
                                <w:trHeight w:val="254"/>
                                <w:jc w:val="center"/>
                              </w:trPr>
                              <w:tc>
                                <w:tcPr>
                                  <w:tcW w:w="3015" w:type="dxa"/>
                                  <w:shd w:val="clear" w:color="auto" w:fill="auto"/>
                                </w:tcPr>
                                <w:p w14:paraId="3E63D297" w14:textId="49E1B507" w:rsidR="00702399" w:rsidRPr="001179F6" w:rsidRDefault="00702399" w:rsidP="004310EA">
                                  <w:pPr>
                                    <w:pStyle w:val="ACLText"/>
                                    <w:rPr>
                                      <w:sz w:val="16"/>
                                      <w:szCs w:val="16"/>
                                    </w:rPr>
                                  </w:pPr>
                                  <w:r w:rsidRPr="001179F6">
                                    <w:rPr>
                                      <w:sz w:val="16"/>
                                      <w:szCs w:val="16"/>
                                    </w:rPr>
                                    <w:t>CNN, POS-tagged sentences</w:t>
                                  </w:r>
                                </w:p>
                              </w:tc>
                              <w:tc>
                                <w:tcPr>
                                  <w:tcW w:w="567" w:type="dxa"/>
                                  <w:shd w:val="clear" w:color="auto" w:fill="auto"/>
                                </w:tcPr>
                                <w:p w14:paraId="1692CD17" w14:textId="47421737" w:rsidR="00702399" w:rsidRPr="001179F6" w:rsidRDefault="00702399" w:rsidP="000C30C8">
                                  <w:pPr>
                                    <w:pStyle w:val="ACLText"/>
                                    <w:rPr>
                                      <w:sz w:val="16"/>
                                      <w:szCs w:val="16"/>
                                    </w:rPr>
                                  </w:pPr>
                                  <w:r w:rsidRPr="001179F6">
                                    <w:rPr>
                                      <w:sz w:val="16"/>
                                      <w:szCs w:val="16"/>
                                    </w:rPr>
                                    <w:t>1.56</w:t>
                                  </w:r>
                                </w:p>
                              </w:tc>
                              <w:tc>
                                <w:tcPr>
                                  <w:tcW w:w="738" w:type="dxa"/>
                                </w:tcPr>
                                <w:p w14:paraId="18D2A3DB" w14:textId="1716013B" w:rsidR="00702399" w:rsidRPr="001179F6" w:rsidRDefault="00702399" w:rsidP="000C30C8">
                                  <w:pPr>
                                    <w:pStyle w:val="ACLText"/>
                                    <w:rPr>
                                      <w:sz w:val="16"/>
                                      <w:szCs w:val="16"/>
                                    </w:rPr>
                                  </w:pPr>
                                  <w:r w:rsidRPr="001179F6">
                                    <w:rPr>
                                      <w:sz w:val="16"/>
                                      <w:szCs w:val="16"/>
                                    </w:rPr>
                                    <w:t>0.65</w:t>
                                  </w:r>
                                </w:p>
                              </w:tc>
                            </w:tr>
                            <w:tr w:rsidR="00702399" w:rsidRPr="001A5F14" w14:paraId="0186EEEF" w14:textId="77777777" w:rsidTr="006F6B03">
                              <w:trPr>
                                <w:trHeight w:val="254"/>
                                <w:jc w:val="center"/>
                              </w:trPr>
                              <w:tc>
                                <w:tcPr>
                                  <w:tcW w:w="3015" w:type="dxa"/>
                                  <w:shd w:val="clear" w:color="auto" w:fill="auto"/>
                                </w:tcPr>
                                <w:p w14:paraId="58CF39C9" w14:textId="1B50C92C" w:rsidR="00702399" w:rsidRPr="001179F6" w:rsidRDefault="00702399" w:rsidP="000C30C8">
                                  <w:pPr>
                                    <w:pStyle w:val="ACLText"/>
                                    <w:rPr>
                                      <w:sz w:val="16"/>
                                      <w:szCs w:val="16"/>
                                    </w:rPr>
                                  </w:pPr>
                                  <w:r w:rsidRPr="001179F6">
                                    <w:rPr>
                                      <w:sz w:val="16"/>
                                      <w:szCs w:val="16"/>
                                    </w:rPr>
                                    <w:t>GBM- stacked features</w:t>
                                  </w:r>
                                </w:p>
                              </w:tc>
                              <w:tc>
                                <w:tcPr>
                                  <w:tcW w:w="567" w:type="dxa"/>
                                  <w:shd w:val="clear" w:color="auto" w:fill="auto"/>
                                </w:tcPr>
                                <w:p w14:paraId="20E8BB59" w14:textId="777C55CF" w:rsidR="00702399" w:rsidRPr="001179F6" w:rsidRDefault="00702399" w:rsidP="000C30C8">
                                  <w:pPr>
                                    <w:pStyle w:val="ACLText"/>
                                    <w:rPr>
                                      <w:sz w:val="16"/>
                                      <w:szCs w:val="16"/>
                                    </w:rPr>
                                  </w:pPr>
                                  <w:r w:rsidRPr="001179F6">
                                    <w:rPr>
                                      <w:sz w:val="16"/>
                                      <w:szCs w:val="16"/>
                                    </w:rPr>
                                    <w:t>0.761</w:t>
                                  </w:r>
                                </w:p>
                              </w:tc>
                              <w:tc>
                                <w:tcPr>
                                  <w:tcW w:w="738" w:type="dxa"/>
                                </w:tcPr>
                                <w:p w14:paraId="1B680B51" w14:textId="7C9EDFE4" w:rsidR="00702399" w:rsidRPr="001179F6" w:rsidRDefault="00702399" w:rsidP="000C30C8">
                                  <w:pPr>
                                    <w:pStyle w:val="ACLText"/>
                                    <w:keepNext/>
                                    <w:rPr>
                                      <w:sz w:val="16"/>
                                      <w:szCs w:val="16"/>
                                    </w:rPr>
                                  </w:pPr>
                                  <w:r w:rsidRPr="001179F6">
                                    <w:rPr>
                                      <w:sz w:val="16"/>
                                      <w:szCs w:val="16"/>
                                    </w:rPr>
                                    <w:t>0.795</w:t>
                                  </w:r>
                                </w:p>
                              </w:tc>
                            </w:tr>
                          </w:tbl>
                          <w:p w14:paraId="23EC7C09" w14:textId="76C9E9CB" w:rsidR="00702399" w:rsidRPr="00D801FB" w:rsidRDefault="00702399">
                            <w:pPr>
                              <w:pStyle w:val="Caption"/>
                              <w:rPr>
                                <w:szCs w:val="22"/>
                              </w:rPr>
                            </w:pPr>
                            <w:bookmarkStart w:id="14" w:name="_Ref524124345"/>
                            <w:r w:rsidRPr="00D801FB">
                              <w:rPr>
                                <w:szCs w:val="22"/>
                              </w:rPr>
                              <w:t xml:space="preserve">Table </w:t>
                            </w:r>
                            <w:r w:rsidRPr="00D801FB">
                              <w:rPr>
                                <w:noProof/>
                                <w:szCs w:val="22"/>
                              </w:rPr>
                              <w:fldChar w:fldCharType="begin"/>
                            </w:r>
                            <w:r w:rsidRPr="00D801FB">
                              <w:rPr>
                                <w:noProof/>
                                <w:szCs w:val="22"/>
                              </w:rPr>
                              <w:instrText xml:space="preserve"> SEQ Table \* ARABIC </w:instrText>
                            </w:r>
                            <w:r w:rsidRPr="00D801FB">
                              <w:rPr>
                                <w:noProof/>
                                <w:szCs w:val="22"/>
                              </w:rPr>
                              <w:fldChar w:fldCharType="separate"/>
                            </w:r>
                            <w:r w:rsidRPr="00D801FB">
                              <w:rPr>
                                <w:noProof/>
                                <w:szCs w:val="22"/>
                              </w:rPr>
                              <w:t>1</w:t>
                            </w:r>
                            <w:r w:rsidRPr="00D801FB">
                              <w:rPr>
                                <w:noProof/>
                                <w:szCs w:val="22"/>
                              </w:rPr>
                              <w:fldChar w:fldCharType="end"/>
                            </w:r>
                            <w:bookmarkEnd w:id="14"/>
                            <w:r w:rsidRPr="00D801FB">
                              <w:rPr>
                                <w:szCs w:val="22"/>
                              </w:rPr>
                              <w:t>: supervised models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7305AF" id="_x0000_t202" coordsize="21600,21600" o:spt="202" path="m,l,21600r21600,l21600,xe">
                <v:stroke joinstyle="miter"/>
                <v:path gradientshapeok="t" o:connecttype="rect"/>
              </v:shapetype>
              <v:shape id="Text Box 30" o:spid="_x0000_s1034" type="#_x0000_t202" style="position:absolute;left:0;text-align:left;margin-left:166.8pt;margin-top:31.55pt;width:218pt;height:200.6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" filled="f" stroked="f" strokeweight=".5pt">
                <v:textbox>
                  <w:txbxContent>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5"/>
                        <w:gridCol w:w="567"/>
                        <w:gridCol w:w="738"/>
                      </w:tblGrid>
                      <w:tr w:rsidR="00702399" w:rsidRPr="001A5F14" w14:paraId="66E037AC" w14:textId="77777777" w:rsidTr="006F6B03">
                        <w:trPr>
                          <w:trHeight w:val="282"/>
                          <w:jc w:val="center"/>
                        </w:trPr>
                        <w:tc>
                          <w:tcPr>
                            <w:tcW w:w="3015" w:type="dxa"/>
                            <w:shd w:val="clear" w:color="auto" w:fill="auto"/>
                          </w:tcPr>
                          <w:p w14:paraId="2FA468E9" w14:textId="60100ACA" w:rsidR="00702399" w:rsidRPr="001179F6" w:rsidRDefault="00702399" w:rsidP="00E467C1">
                            <w:pPr>
                              <w:pStyle w:val="ACLText"/>
                              <w:rPr>
                                <w:b/>
                                <w:bCs/>
                                <w:sz w:val="16"/>
                                <w:szCs w:val="16"/>
                              </w:rPr>
                            </w:pPr>
                            <w:r w:rsidRPr="001179F6">
                              <w:rPr>
                                <w:b/>
                                <w:bCs/>
                                <w:sz w:val="16"/>
                                <w:szCs w:val="16"/>
                              </w:rPr>
                              <w:t xml:space="preserve">model </w:t>
                            </w:r>
                          </w:p>
                        </w:tc>
                        <w:tc>
                          <w:tcPr>
                            <w:tcW w:w="567" w:type="dxa"/>
                            <w:shd w:val="clear" w:color="auto" w:fill="auto"/>
                          </w:tcPr>
                          <w:p w14:paraId="515990FB" w14:textId="44B5ECE7" w:rsidR="00702399" w:rsidRPr="001179F6" w:rsidRDefault="00702399" w:rsidP="00E467C1">
                            <w:pPr>
                              <w:pStyle w:val="ACLText"/>
                              <w:rPr>
                                <w:b/>
                                <w:bCs/>
                                <w:sz w:val="16"/>
                                <w:szCs w:val="16"/>
                              </w:rPr>
                            </w:pPr>
                            <w:r w:rsidRPr="001179F6">
                              <w:rPr>
                                <w:b/>
                                <w:bCs/>
                                <w:sz w:val="16"/>
                                <w:szCs w:val="16"/>
                              </w:rPr>
                              <w:t>Log-loss</w:t>
                            </w:r>
                          </w:p>
                        </w:tc>
                        <w:tc>
                          <w:tcPr>
                            <w:tcW w:w="738" w:type="dxa"/>
                          </w:tcPr>
                          <w:p w14:paraId="741BBAF5" w14:textId="7B30FBF0" w:rsidR="00702399" w:rsidRPr="001179F6" w:rsidRDefault="00702399" w:rsidP="00E467C1">
                            <w:pPr>
                              <w:pStyle w:val="ACLText"/>
                              <w:rPr>
                                <w:b/>
                                <w:bCs/>
                                <w:sz w:val="16"/>
                                <w:szCs w:val="16"/>
                              </w:rPr>
                            </w:pPr>
                            <w:r w:rsidRPr="001179F6">
                              <w:rPr>
                                <w:b/>
                                <w:bCs/>
                                <w:sz w:val="16"/>
                                <w:szCs w:val="16"/>
                              </w:rPr>
                              <w:t>accuracy</w:t>
                            </w:r>
                          </w:p>
                        </w:tc>
                      </w:tr>
                      <w:tr w:rsidR="00702399" w:rsidRPr="001A5F14" w14:paraId="084BD9D4" w14:textId="77777777" w:rsidTr="006F6B03">
                        <w:trPr>
                          <w:trHeight w:val="254"/>
                          <w:jc w:val="center"/>
                        </w:trPr>
                        <w:tc>
                          <w:tcPr>
                            <w:tcW w:w="3015" w:type="dxa"/>
                            <w:shd w:val="clear" w:color="auto" w:fill="auto"/>
                          </w:tcPr>
                          <w:p w14:paraId="42C4A643" w14:textId="47603C28" w:rsidR="00702399" w:rsidRPr="001179F6" w:rsidRDefault="00702399" w:rsidP="00E467C1">
                            <w:pPr>
                              <w:pStyle w:val="ACLText"/>
                              <w:rPr>
                                <w:sz w:val="16"/>
                                <w:szCs w:val="16"/>
                              </w:rPr>
                            </w:pPr>
                            <w:r w:rsidRPr="001179F6">
                              <w:rPr>
                                <w:sz w:val="16"/>
                                <w:szCs w:val="16"/>
                              </w:rPr>
                              <w:t>Bag of words, NB, text to sentences, 1-gram</w:t>
                            </w:r>
                          </w:p>
                        </w:tc>
                        <w:tc>
                          <w:tcPr>
                            <w:tcW w:w="567" w:type="dxa"/>
                            <w:shd w:val="clear" w:color="auto" w:fill="auto"/>
                          </w:tcPr>
                          <w:p w14:paraId="0D2B3DF2" w14:textId="2213B59C" w:rsidR="00702399" w:rsidRPr="001179F6" w:rsidRDefault="00702399" w:rsidP="00E467C1">
                            <w:pPr>
                              <w:pStyle w:val="ACLText"/>
                              <w:rPr>
                                <w:sz w:val="16"/>
                                <w:szCs w:val="16"/>
                              </w:rPr>
                            </w:pPr>
                            <w:r w:rsidRPr="001179F6">
                              <w:rPr>
                                <w:sz w:val="16"/>
                                <w:szCs w:val="16"/>
                              </w:rPr>
                              <w:t>1.64</w:t>
                            </w:r>
                          </w:p>
                        </w:tc>
                        <w:tc>
                          <w:tcPr>
                            <w:tcW w:w="738" w:type="dxa"/>
                          </w:tcPr>
                          <w:p w14:paraId="4EF42C14" w14:textId="1F5EDB31" w:rsidR="00702399" w:rsidRPr="001179F6" w:rsidRDefault="00702399" w:rsidP="00E467C1">
                            <w:pPr>
                              <w:pStyle w:val="ACLText"/>
                              <w:rPr>
                                <w:sz w:val="16"/>
                                <w:szCs w:val="16"/>
                              </w:rPr>
                            </w:pPr>
                            <w:r w:rsidRPr="001179F6">
                              <w:rPr>
                                <w:sz w:val="16"/>
                                <w:szCs w:val="16"/>
                              </w:rPr>
                              <w:t>0.69</w:t>
                            </w:r>
                          </w:p>
                        </w:tc>
                      </w:tr>
                      <w:tr w:rsidR="00702399" w:rsidRPr="001A5F14" w14:paraId="43702710" w14:textId="77777777" w:rsidTr="006F6B03">
                        <w:trPr>
                          <w:trHeight w:val="254"/>
                          <w:jc w:val="center"/>
                        </w:trPr>
                        <w:tc>
                          <w:tcPr>
                            <w:tcW w:w="3015" w:type="dxa"/>
                            <w:shd w:val="clear" w:color="auto" w:fill="auto"/>
                          </w:tcPr>
                          <w:p w14:paraId="60F05655" w14:textId="57C2868C" w:rsidR="00702399" w:rsidRPr="001179F6" w:rsidRDefault="00702399" w:rsidP="000C30C8">
                            <w:pPr>
                              <w:pStyle w:val="ACLText"/>
                              <w:rPr>
                                <w:sz w:val="16"/>
                                <w:szCs w:val="16"/>
                              </w:rPr>
                            </w:pPr>
                            <w:r w:rsidRPr="001179F6">
                              <w:rPr>
                                <w:sz w:val="16"/>
                                <w:szCs w:val="16"/>
                              </w:rPr>
                              <w:t>Bag of words, NB, text to sentences, 3-gram</w:t>
                            </w:r>
                          </w:p>
                        </w:tc>
                        <w:tc>
                          <w:tcPr>
                            <w:tcW w:w="567" w:type="dxa"/>
                            <w:shd w:val="clear" w:color="auto" w:fill="auto"/>
                          </w:tcPr>
                          <w:p w14:paraId="7F2CDD2E" w14:textId="023EC270" w:rsidR="00702399" w:rsidRPr="001179F6" w:rsidRDefault="00702399" w:rsidP="00E467C1">
                            <w:pPr>
                              <w:pStyle w:val="ACLText"/>
                              <w:rPr>
                                <w:sz w:val="16"/>
                                <w:szCs w:val="16"/>
                              </w:rPr>
                            </w:pPr>
                            <w:r w:rsidRPr="001179F6">
                              <w:rPr>
                                <w:sz w:val="16"/>
                                <w:szCs w:val="16"/>
                              </w:rPr>
                              <w:t>2.84</w:t>
                            </w:r>
                          </w:p>
                        </w:tc>
                        <w:tc>
                          <w:tcPr>
                            <w:tcW w:w="738" w:type="dxa"/>
                          </w:tcPr>
                          <w:p w14:paraId="772E39E6" w14:textId="5D8DDB8F" w:rsidR="00702399" w:rsidRPr="001179F6" w:rsidRDefault="00702399" w:rsidP="00E467C1">
                            <w:pPr>
                              <w:pStyle w:val="ACLText"/>
                              <w:rPr>
                                <w:sz w:val="16"/>
                                <w:szCs w:val="16"/>
                              </w:rPr>
                            </w:pPr>
                            <w:r w:rsidRPr="001179F6">
                              <w:rPr>
                                <w:sz w:val="16"/>
                                <w:szCs w:val="16"/>
                              </w:rPr>
                              <w:t>0.73</w:t>
                            </w:r>
                          </w:p>
                        </w:tc>
                      </w:tr>
                      <w:tr w:rsidR="00702399" w:rsidRPr="001A5F14" w14:paraId="05B7473E" w14:textId="77777777" w:rsidTr="006F6B03">
                        <w:trPr>
                          <w:trHeight w:val="96"/>
                          <w:jc w:val="center"/>
                        </w:trPr>
                        <w:tc>
                          <w:tcPr>
                            <w:tcW w:w="3015" w:type="dxa"/>
                            <w:shd w:val="clear" w:color="auto" w:fill="auto"/>
                          </w:tcPr>
                          <w:p w14:paraId="40976A0D" w14:textId="5FCC42BA" w:rsidR="00702399" w:rsidRPr="001179F6" w:rsidRDefault="00702399" w:rsidP="000C30C8">
                            <w:pPr>
                              <w:pStyle w:val="ACLText"/>
                              <w:rPr>
                                <w:sz w:val="16"/>
                                <w:szCs w:val="16"/>
                              </w:rPr>
                            </w:pPr>
                            <w:r w:rsidRPr="001179F6">
                              <w:rPr>
                                <w:sz w:val="16"/>
                                <w:szCs w:val="16"/>
                              </w:rPr>
                              <w:t>Bag of words, NB, lemmatized sentences, 3-gram</w:t>
                            </w:r>
                          </w:p>
                        </w:tc>
                        <w:tc>
                          <w:tcPr>
                            <w:tcW w:w="567" w:type="dxa"/>
                            <w:shd w:val="clear" w:color="auto" w:fill="auto"/>
                          </w:tcPr>
                          <w:p w14:paraId="0BCC5B61" w14:textId="49929044" w:rsidR="00702399" w:rsidRPr="001179F6" w:rsidRDefault="00702399" w:rsidP="00E467C1">
                            <w:pPr>
                              <w:pStyle w:val="ACLText"/>
                              <w:rPr>
                                <w:sz w:val="16"/>
                                <w:szCs w:val="16"/>
                              </w:rPr>
                            </w:pPr>
                            <w:r w:rsidRPr="001179F6">
                              <w:rPr>
                                <w:sz w:val="16"/>
                                <w:szCs w:val="16"/>
                              </w:rPr>
                              <w:t>1.913</w:t>
                            </w:r>
                          </w:p>
                        </w:tc>
                        <w:tc>
                          <w:tcPr>
                            <w:tcW w:w="738" w:type="dxa"/>
                          </w:tcPr>
                          <w:p w14:paraId="39DA45DF" w14:textId="22176168" w:rsidR="00702399" w:rsidRPr="001179F6" w:rsidRDefault="00702399" w:rsidP="00E467C1">
                            <w:pPr>
                              <w:pStyle w:val="ACLText"/>
                              <w:rPr>
                                <w:sz w:val="16"/>
                                <w:szCs w:val="16"/>
                              </w:rPr>
                            </w:pPr>
                            <w:r w:rsidRPr="001179F6">
                              <w:rPr>
                                <w:sz w:val="16"/>
                                <w:szCs w:val="16"/>
                              </w:rPr>
                              <w:t>0.75</w:t>
                            </w:r>
                          </w:p>
                        </w:tc>
                      </w:tr>
                      <w:tr w:rsidR="00702399" w:rsidRPr="001A5F14" w14:paraId="6D6F7F51" w14:textId="77777777" w:rsidTr="006F6B03">
                        <w:trPr>
                          <w:trHeight w:val="254"/>
                          <w:jc w:val="center"/>
                        </w:trPr>
                        <w:tc>
                          <w:tcPr>
                            <w:tcW w:w="3015" w:type="dxa"/>
                            <w:shd w:val="clear" w:color="auto" w:fill="auto"/>
                          </w:tcPr>
                          <w:p w14:paraId="596C70F0" w14:textId="1AFDDD15" w:rsidR="00702399" w:rsidRPr="001179F6" w:rsidRDefault="00702399" w:rsidP="000C30C8">
                            <w:pPr>
                              <w:pStyle w:val="ACLText"/>
                              <w:rPr>
                                <w:sz w:val="16"/>
                                <w:szCs w:val="16"/>
                              </w:rPr>
                            </w:pPr>
                            <w:r w:rsidRPr="001179F6">
                              <w:rPr>
                                <w:sz w:val="16"/>
                                <w:szCs w:val="16"/>
                              </w:rPr>
                              <w:t>TF-IDF, NB, text to sentences, 3-gram</w:t>
                            </w:r>
                          </w:p>
                        </w:tc>
                        <w:tc>
                          <w:tcPr>
                            <w:tcW w:w="567" w:type="dxa"/>
                            <w:shd w:val="clear" w:color="auto" w:fill="auto"/>
                          </w:tcPr>
                          <w:p w14:paraId="3035964F" w14:textId="2E479579" w:rsidR="00702399" w:rsidRPr="001179F6" w:rsidRDefault="00702399" w:rsidP="00E467C1">
                            <w:pPr>
                              <w:pStyle w:val="ACLText"/>
                              <w:rPr>
                                <w:sz w:val="16"/>
                                <w:szCs w:val="16"/>
                              </w:rPr>
                            </w:pPr>
                            <w:r w:rsidRPr="001179F6">
                              <w:rPr>
                                <w:sz w:val="16"/>
                                <w:szCs w:val="16"/>
                              </w:rPr>
                              <w:t>2.15</w:t>
                            </w:r>
                          </w:p>
                        </w:tc>
                        <w:tc>
                          <w:tcPr>
                            <w:tcW w:w="738" w:type="dxa"/>
                          </w:tcPr>
                          <w:p w14:paraId="12D4167D" w14:textId="453A820C" w:rsidR="00702399" w:rsidRPr="001179F6" w:rsidRDefault="00702399" w:rsidP="00E467C1">
                            <w:pPr>
                              <w:pStyle w:val="ACLText"/>
                              <w:rPr>
                                <w:sz w:val="16"/>
                                <w:szCs w:val="16"/>
                              </w:rPr>
                            </w:pPr>
                            <w:r w:rsidRPr="001179F6">
                              <w:rPr>
                                <w:sz w:val="16"/>
                                <w:szCs w:val="16"/>
                              </w:rPr>
                              <w:t>0.72</w:t>
                            </w:r>
                          </w:p>
                        </w:tc>
                      </w:tr>
                      <w:tr w:rsidR="00702399" w:rsidRPr="001A5F14" w14:paraId="018A7DCD" w14:textId="77777777" w:rsidTr="006F6B03">
                        <w:trPr>
                          <w:trHeight w:val="254"/>
                          <w:jc w:val="center"/>
                        </w:trPr>
                        <w:tc>
                          <w:tcPr>
                            <w:tcW w:w="3015" w:type="dxa"/>
                            <w:shd w:val="clear" w:color="auto" w:fill="auto"/>
                          </w:tcPr>
                          <w:p w14:paraId="69743252" w14:textId="36FB946D" w:rsidR="00702399" w:rsidRPr="001179F6" w:rsidRDefault="00702399" w:rsidP="000C30C8">
                            <w:pPr>
                              <w:pStyle w:val="ACLText"/>
                              <w:rPr>
                                <w:sz w:val="16"/>
                                <w:szCs w:val="16"/>
                              </w:rPr>
                            </w:pPr>
                            <w:r w:rsidRPr="001179F6">
                              <w:rPr>
                                <w:sz w:val="16"/>
                                <w:szCs w:val="16"/>
                              </w:rPr>
                              <w:t>TF-IDF, Logistic-regression, text to sentences, 3-gram</w:t>
                            </w:r>
                          </w:p>
                        </w:tc>
                        <w:tc>
                          <w:tcPr>
                            <w:tcW w:w="567" w:type="dxa"/>
                            <w:shd w:val="clear" w:color="auto" w:fill="auto"/>
                          </w:tcPr>
                          <w:p w14:paraId="29BB6336" w14:textId="686B584D" w:rsidR="00702399" w:rsidRPr="001179F6" w:rsidRDefault="00702399" w:rsidP="000C30C8">
                            <w:pPr>
                              <w:pStyle w:val="ACLText"/>
                              <w:rPr>
                                <w:sz w:val="16"/>
                                <w:szCs w:val="16"/>
                              </w:rPr>
                            </w:pPr>
                            <w:r w:rsidRPr="001179F6">
                              <w:rPr>
                                <w:sz w:val="16"/>
                                <w:szCs w:val="16"/>
                              </w:rPr>
                              <w:t>1.94</w:t>
                            </w:r>
                          </w:p>
                        </w:tc>
                        <w:tc>
                          <w:tcPr>
                            <w:tcW w:w="738" w:type="dxa"/>
                          </w:tcPr>
                          <w:p w14:paraId="14D9C5EB" w14:textId="303D8B4B" w:rsidR="00702399" w:rsidRPr="001179F6" w:rsidRDefault="00702399" w:rsidP="000C30C8">
                            <w:pPr>
                              <w:pStyle w:val="ACLText"/>
                              <w:rPr>
                                <w:sz w:val="16"/>
                                <w:szCs w:val="16"/>
                              </w:rPr>
                            </w:pPr>
                            <w:r w:rsidRPr="001179F6">
                              <w:rPr>
                                <w:sz w:val="16"/>
                                <w:szCs w:val="16"/>
                              </w:rPr>
                              <w:t>0.73</w:t>
                            </w:r>
                          </w:p>
                        </w:tc>
                      </w:tr>
                      <w:tr w:rsidR="00702399" w:rsidRPr="001A5F14" w14:paraId="07E565AB" w14:textId="77777777" w:rsidTr="006F6B03">
                        <w:trPr>
                          <w:trHeight w:val="96"/>
                          <w:jc w:val="center"/>
                        </w:trPr>
                        <w:tc>
                          <w:tcPr>
                            <w:tcW w:w="3015" w:type="dxa"/>
                            <w:shd w:val="clear" w:color="auto" w:fill="auto"/>
                          </w:tcPr>
                          <w:p w14:paraId="3908C224" w14:textId="1FF5BC92" w:rsidR="00702399" w:rsidRPr="001179F6" w:rsidRDefault="00702399" w:rsidP="000C30C8">
                            <w:pPr>
                              <w:pStyle w:val="ACLText"/>
                              <w:rPr>
                                <w:sz w:val="16"/>
                                <w:szCs w:val="16"/>
                              </w:rPr>
                            </w:pPr>
                            <w:r w:rsidRPr="001179F6">
                              <w:rPr>
                                <w:sz w:val="16"/>
                                <w:szCs w:val="16"/>
                              </w:rPr>
                              <w:t>TF-IDF, Logistic-regression, POS-tagged sentences, 3-gram</w:t>
                            </w:r>
                          </w:p>
                        </w:tc>
                        <w:tc>
                          <w:tcPr>
                            <w:tcW w:w="567" w:type="dxa"/>
                            <w:shd w:val="clear" w:color="auto" w:fill="auto"/>
                          </w:tcPr>
                          <w:p w14:paraId="200CC06A" w14:textId="34FD9945" w:rsidR="00702399" w:rsidRPr="001179F6" w:rsidRDefault="00702399" w:rsidP="000C30C8">
                            <w:pPr>
                              <w:pStyle w:val="ACLText"/>
                              <w:rPr>
                                <w:sz w:val="16"/>
                                <w:szCs w:val="16"/>
                              </w:rPr>
                            </w:pPr>
                            <w:r w:rsidRPr="001179F6">
                              <w:rPr>
                                <w:sz w:val="16"/>
                                <w:szCs w:val="16"/>
                              </w:rPr>
                              <w:t>2.24</w:t>
                            </w:r>
                          </w:p>
                        </w:tc>
                        <w:tc>
                          <w:tcPr>
                            <w:tcW w:w="738" w:type="dxa"/>
                          </w:tcPr>
                          <w:p w14:paraId="243E5F94" w14:textId="44E484A5" w:rsidR="00702399" w:rsidRPr="001179F6" w:rsidRDefault="00702399" w:rsidP="000C30C8">
                            <w:pPr>
                              <w:pStyle w:val="ACLText"/>
                              <w:rPr>
                                <w:sz w:val="16"/>
                                <w:szCs w:val="16"/>
                              </w:rPr>
                            </w:pPr>
                            <w:r w:rsidRPr="001179F6">
                              <w:rPr>
                                <w:sz w:val="16"/>
                                <w:szCs w:val="16"/>
                              </w:rPr>
                              <w:t>0.72</w:t>
                            </w:r>
                          </w:p>
                        </w:tc>
                      </w:tr>
                      <w:tr w:rsidR="00702399" w14:paraId="52A01353" w14:textId="77777777" w:rsidTr="006F6B03">
                        <w:trPr>
                          <w:trHeight w:val="254"/>
                          <w:jc w:val="center"/>
                        </w:trPr>
                        <w:tc>
                          <w:tcPr>
                            <w:tcW w:w="3015" w:type="dxa"/>
                            <w:shd w:val="clear" w:color="auto" w:fill="auto"/>
                          </w:tcPr>
                          <w:p w14:paraId="067A0DBE" w14:textId="544D333E" w:rsidR="00702399" w:rsidRPr="001179F6" w:rsidRDefault="00702399" w:rsidP="000C30C8">
                            <w:pPr>
                              <w:pStyle w:val="ACLText"/>
                              <w:rPr>
                                <w:sz w:val="16"/>
                                <w:szCs w:val="16"/>
                              </w:rPr>
                            </w:pPr>
                            <w:r w:rsidRPr="001179F6">
                              <w:rPr>
                                <w:sz w:val="16"/>
                                <w:szCs w:val="16"/>
                              </w:rPr>
                              <w:t>TF-IDF, SVM, text to sentence, 3-gram</w:t>
                            </w:r>
                          </w:p>
                        </w:tc>
                        <w:tc>
                          <w:tcPr>
                            <w:tcW w:w="567" w:type="dxa"/>
                            <w:shd w:val="clear" w:color="auto" w:fill="auto"/>
                          </w:tcPr>
                          <w:p w14:paraId="136DE37B" w14:textId="703525FB" w:rsidR="00702399" w:rsidRPr="001179F6" w:rsidRDefault="00702399" w:rsidP="000C30C8">
                            <w:pPr>
                              <w:pStyle w:val="ACLText"/>
                              <w:rPr>
                                <w:sz w:val="16"/>
                                <w:szCs w:val="16"/>
                              </w:rPr>
                            </w:pPr>
                            <w:r w:rsidRPr="001179F6">
                              <w:rPr>
                                <w:sz w:val="16"/>
                                <w:szCs w:val="16"/>
                              </w:rPr>
                              <w:t>1.533</w:t>
                            </w:r>
                          </w:p>
                        </w:tc>
                        <w:tc>
                          <w:tcPr>
                            <w:tcW w:w="738" w:type="dxa"/>
                          </w:tcPr>
                          <w:p w14:paraId="79BC94A9" w14:textId="5D5C0C1C" w:rsidR="00702399" w:rsidRPr="001179F6" w:rsidRDefault="00702399" w:rsidP="000C30C8">
                            <w:pPr>
                              <w:pStyle w:val="ACLText"/>
                              <w:rPr>
                                <w:sz w:val="16"/>
                                <w:szCs w:val="16"/>
                              </w:rPr>
                            </w:pPr>
                            <w:r w:rsidRPr="001179F6">
                              <w:rPr>
                                <w:sz w:val="16"/>
                                <w:szCs w:val="16"/>
                              </w:rPr>
                              <w:t>0.57</w:t>
                            </w:r>
                          </w:p>
                        </w:tc>
                      </w:tr>
                      <w:tr w:rsidR="00702399" w14:paraId="22EECE0F" w14:textId="77777777" w:rsidTr="006F6B03">
                        <w:trPr>
                          <w:trHeight w:val="254"/>
                          <w:jc w:val="center"/>
                        </w:trPr>
                        <w:tc>
                          <w:tcPr>
                            <w:tcW w:w="3015" w:type="dxa"/>
                            <w:shd w:val="clear" w:color="auto" w:fill="auto"/>
                          </w:tcPr>
                          <w:p w14:paraId="621241C6" w14:textId="4CFD662E" w:rsidR="00702399" w:rsidRPr="001179F6" w:rsidRDefault="00702399" w:rsidP="000C30C8">
                            <w:pPr>
                              <w:pStyle w:val="ACLText"/>
                              <w:rPr>
                                <w:sz w:val="16"/>
                                <w:szCs w:val="16"/>
                              </w:rPr>
                            </w:pPr>
                            <w:r w:rsidRPr="001179F6">
                              <w:rPr>
                                <w:sz w:val="16"/>
                                <w:szCs w:val="16"/>
                              </w:rPr>
                              <w:t>CNN, text to sentences</w:t>
                            </w:r>
                          </w:p>
                        </w:tc>
                        <w:tc>
                          <w:tcPr>
                            <w:tcW w:w="567" w:type="dxa"/>
                            <w:shd w:val="clear" w:color="auto" w:fill="auto"/>
                          </w:tcPr>
                          <w:p w14:paraId="717234F9" w14:textId="23773CCD" w:rsidR="00702399" w:rsidRPr="001179F6" w:rsidRDefault="00702399" w:rsidP="000C30C8">
                            <w:pPr>
                              <w:pStyle w:val="ACLText"/>
                              <w:rPr>
                                <w:sz w:val="16"/>
                                <w:szCs w:val="16"/>
                              </w:rPr>
                            </w:pPr>
                            <w:r w:rsidRPr="001179F6">
                              <w:rPr>
                                <w:sz w:val="16"/>
                                <w:szCs w:val="16"/>
                              </w:rPr>
                              <w:t>1.54</w:t>
                            </w:r>
                          </w:p>
                        </w:tc>
                        <w:tc>
                          <w:tcPr>
                            <w:tcW w:w="738" w:type="dxa"/>
                          </w:tcPr>
                          <w:p w14:paraId="456731D0" w14:textId="66EEF289" w:rsidR="00702399" w:rsidRPr="001179F6" w:rsidRDefault="00702399" w:rsidP="000C30C8">
                            <w:pPr>
                              <w:pStyle w:val="ACLText"/>
                              <w:rPr>
                                <w:sz w:val="16"/>
                                <w:szCs w:val="16"/>
                              </w:rPr>
                            </w:pPr>
                            <w:r w:rsidRPr="001179F6">
                              <w:rPr>
                                <w:sz w:val="16"/>
                                <w:szCs w:val="16"/>
                              </w:rPr>
                              <w:t>0.65</w:t>
                            </w:r>
                          </w:p>
                        </w:tc>
                      </w:tr>
                      <w:tr w:rsidR="00702399" w:rsidRPr="001A5F14" w14:paraId="63E4BA62" w14:textId="77777777" w:rsidTr="006F6B03">
                        <w:trPr>
                          <w:trHeight w:val="254"/>
                          <w:jc w:val="center"/>
                        </w:trPr>
                        <w:tc>
                          <w:tcPr>
                            <w:tcW w:w="3015" w:type="dxa"/>
                            <w:shd w:val="clear" w:color="auto" w:fill="auto"/>
                          </w:tcPr>
                          <w:p w14:paraId="3E63D297" w14:textId="49E1B507" w:rsidR="00702399" w:rsidRPr="001179F6" w:rsidRDefault="00702399" w:rsidP="004310EA">
                            <w:pPr>
                              <w:pStyle w:val="ACLText"/>
                              <w:rPr>
                                <w:sz w:val="16"/>
                                <w:szCs w:val="16"/>
                              </w:rPr>
                            </w:pPr>
                            <w:r w:rsidRPr="001179F6">
                              <w:rPr>
                                <w:sz w:val="16"/>
                                <w:szCs w:val="16"/>
                              </w:rPr>
                              <w:t>CNN, POS-tagged sentences</w:t>
                            </w:r>
                          </w:p>
                        </w:tc>
                        <w:tc>
                          <w:tcPr>
                            <w:tcW w:w="567" w:type="dxa"/>
                            <w:shd w:val="clear" w:color="auto" w:fill="auto"/>
                          </w:tcPr>
                          <w:p w14:paraId="1692CD17" w14:textId="47421737" w:rsidR="00702399" w:rsidRPr="001179F6" w:rsidRDefault="00702399" w:rsidP="000C30C8">
                            <w:pPr>
                              <w:pStyle w:val="ACLText"/>
                              <w:rPr>
                                <w:sz w:val="16"/>
                                <w:szCs w:val="16"/>
                              </w:rPr>
                            </w:pPr>
                            <w:r w:rsidRPr="001179F6">
                              <w:rPr>
                                <w:sz w:val="16"/>
                                <w:szCs w:val="16"/>
                              </w:rPr>
                              <w:t>1.56</w:t>
                            </w:r>
                          </w:p>
                        </w:tc>
                        <w:tc>
                          <w:tcPr>
                            <w:tcW w:w="738" w:type="dxa"/>
                          </w:tcPr>
                          <w:p w14:paraId="18D2A3DB" w14:textId="1716013B" w:rsidR="00702399" w:rsidRPr="001179F6" w:rsidRDefault="00702399" w:rsidP="000C30C8">
                            <w:pPr>
                              <w:pStyle w:val="ACLText"/>
                              <w:rPr>
                                <w:sz w:val="16"/>
                                <w:szCs w:val="16"/>
                              </w:rPr>
                            </w:pPr>
                            <w:r w:rsidRPr="001179F6">
                              <w:rPr>
                                <w:sz w:val="16"/>
                                <w:szCs w:val="16"/>
                              </w:rPr>
                              <w:t>0.65</w:t>
                            </w:r>
                          </w:p>
                        </w:tc>
                      </w:tr>
                      <w:tr w:rsidR="00702399" w:rsidRPr="001A5F14" w14:paraId="0186EEEF" w14:textId="77777777" w:rsidTr="006F6B03">
                        <w:trPr>
                          <w:trHeight w:val="254"/>
                          <w:jc w:val="center"/>
                        </w:trPr>
                        <w:tc>
                          <w:tcPr>
                            <w:tcW w:w="3015" w:type="dxa"/>
                            <w:shd w:val="clear" w:color="auto" w:fill="auto"/>
                          </w:tcPr>
                          <w:p w14:paraId="58CF39C9" w14:textId="1B50C92C" w:rsidR="00702399" w:rsidRPr="001179F6" w:rsidRDefault="00702399" w:rsidP="000C30C8">
                            <w:pPr>
                              <w:pStyle w:val="ACLText"/>
                              <w:rPr>
                                <w:sz w:val="16"/>
                                <w:szCs w:val="16"/>
                              </w:rPr>
                            </w:pPr>
                            <w:r w:rsidRPr="001179F6">
                              <w:rPr>
                                <w:sz w:val="16"/>
                                <w:szCs w:val="16"/>
                              </w:rPr>
                              <w:t>GBM- stacked features</w:t>
                            </w:r>
                          </w:p>
                        </w:tc>
                        <w:tc>
                          <w:tcPr>
                            <w:tcW w:w="567" w:type="dxa"/>
                            <w:shd w:val="clear" w:color="auto" w:fill="auto"/>
                          </w:tcPr>
                          <w:p w14:paraId="20E8BB59" w14:textId="777C55CF" w:rsidR="00702399" w:rsidRPr="001179F6" w:rsidRDefault="00702399" w:rsidP="000C30C8">
                            <w:pPr>
                              <w:pStyle w:val="ACLText"/>
                              <w:rPr>
                                <w:sz w:val="16"/>
                                <w:szCs w:val="16"/>
                              </w:rPr>
                            </w:pPr>
                            <w:r w:rsidRPr="001179F6">
                              <w:rPr>
                                <w:sz w:val="16"/>
                                <w:szCs w:val="16"/>
                              </w:rPr>
                              <w:t>0.761</w:t>
                            </w:r>
                          </w:p>
                        </w:tc>
                        <w:tc>
                          <w:tcPr>
                            <w:tcW w:w="738" w:type="dxa"/>
                          </w:tcPr>
                          <w:p w14:paraId="1B680B51" w14:textId="7C9EDFE4" w:rsidR="00702399" w:rsidRPr="001179F6" w:rsidRDefault="00702399" w:rsidP="000C30C8">
                            <w:pPr>
                              <w:pStyle w:val="ACLText"/>
                              <w:keepNext/>
                              <w:rPr>
                                <w:sz w:val="16"/>
                                <w:szCs w:val="16"/>
                              </w:rPr>
                            </w:pPr>
                            <w:r w:rsidRPr="001179F6">
                              <w:rPr>
                                <w:sz w:val="16"/>
                                <w:szCs w:val="16"/>
                              </w:rPr>
                              <w:t>0.795</w:t>
                            </w:r>
                          </w:p>
                        </w:tc>
                      </w:tr>
                    </w:tbl>
                    <w:p w14:paraId="23EC7C09" w14:textId="76C9E9CB" w:rsidR="00702399" w:rsidRPr="00D801FB" w:rsidRDefault="00702399">
                      <w:pPr>
                        <w:pStyle w:val="Caption"/>
                        <w:rPr>
                          <w:szCs w:val="22"/>
                        </w:rPr>
                      </w:pPr>
                      <w:bookmarkStart w:id="15" w:name="_Ref524124345"/>
                      <w:r w:rsidRPr="00D801FB">
                        <w:rPr>
                          <w:szCs w:val="22"/>
                        </w:rPr>
                        <w:t xml:space="preserve">Table </w:t>
                      </w:r>
                      <w:r w:rsidRPr="00D801FB">
                        <w:rPr>
                          <w:noProof/>
                          <w:szCs w:val="22"/>
                        </w:rPr>
                        <w:fldChar w:fldCharType="begin"/>
                      </w:r>
                      <w:r w:rsidRPr="00D801FB">
                        <w:rPr>
                          <w:noProof/>
                          <w:szCs w:val="22"/>
                        </w:rPr>
                        <w:instrText xml:space="preserve"> SEQ Table \* ARABIC </w:instrText>
                      </w:r>
                      <w:r w:rsidRPr="00D801FB">
                        <w:rPr>
                          <w:noProof/>
                          <w:szCs w:val="22"/>
                        </w:rPr>
                        <w:fldChar w:fldCharType="separate"/>
                      </w:r>
                      <w:r w:rsidRPr="00D801FB">
                        <w:rPr>
                          <w:noProof/>
                          <w:szCs w:val="22"/>
                        </w:rPr>
                        <w:t>1</w:t>
                      </w:r>
                      <w:r w:rsidRPr="00D801FB">
                        <w:rPr>
                          <w:noProof/>
                          <w:szCs w:val="22"/>
                        </w:rPr>
                        <w:fldChar w:fldCharType="end"/>
                      </w:r>
                      <w:bookmarkEnd w:id="15"/>
                      <w:r w:rsidRPr="00D801FB">
                        <w:rPr>
                          <w:szCs w:val="22"/>
                        </w:rPr>
                        <w:t>: supervised models performance</w:t>
                      </w:r>
                    </w:p>
                  </w:txbxContent>
                </v:textbox>
                <w10:wrap type="topAndBottom" anchorx="margin"/>
              </v:shape>
            </w:pict>
          </mc:Fallback>
        </mc:AlternateContent>
      </w:r>
      <w:r w:rsidR="00263838">
        <w:t>Bag of words</w:t>
      </w:r>
    </w:p>
    <w:p w14:paraId="49943E35" w14:textId="6F05DA02" w:rsidR="003B439B" w:rsidRDefault="003B439B" w:rsidP="003B439B">
      <w:pPr>
        <w:rPr>
          <w:spacing w:val="-2"/>
          <w:kern w:val="16"/>
          <w:szCs w:val="22"/>
        </w:rPr>
      </w:pPr>
      <w:r w:rsidRPr="1FF3F54F">
        <w:rPr>
          <w:spacing w:val="-2"/>
          <w:kern w:val="16"/>
        </w:rPr>
        <w:t>A more sophisticated model than the one achieved in the baseline use “Bag of words” features.</w:t>
      </w:r>
    </w:p>
    <w:p w14:paraId="57235DE8" w14:textId="4AF3C656" w:rsidR="001B0035" w:rsidRDefault="003B439B" w:rsidP="001B0035">
      <w:r>
        <w:t>Greatly outperforms the baseline method, even with the simplest implementation using Naive-Bayes classifier, without N-gram, on the original sentences, which achieved log-loss value of 1.65 and accuracy of 0.69.</w:t>
      </w:r>
    </w:p>
    <w:p w14:paraId="050CA0F8" w14:textId="77777777" w:rsidR="00D23310" w:rsidRDefault="00D23310" w:rsidP="001B0035"/>
    <w:p w14:paraId="4DEEBA7A" w14:textId="705C62A2" w:rsidR="00D23310" w:rsidRDefault="0006722E" w:rsidP="004140BD">
      <w:pPr>
        <w:rPr>
          <w:spacing w:val="-2"/>
          <w:kern w:val="16"/>
          <w:szCs w:val="22"/>
        </w:rPr>
      </w:pPr>
      <w:r w:rsidRPr="1FF3F54F">
        <w:rPr>
          <w:spacing w:val="-2"/>
          <w:kern w:val="16"/>
        </w:rPr>
        <w:t xml:space="preserve">As seen in the confusion matrix, </w:t>
      </w:r>
      <w:r w:rsidR="00D23310" w:rsidRPr="1FF3F54F">
        <w:rPr>
          <w:spacing w:val="-2"/>
          <w:kern w:val="16"/>
        </w:rPr>
        <w:t xml:space="preserve">presented in </w:t>
      </w:r>
      <w:r w:rsidR="004140BD" w:rsidRPr="1FF3F54F">
        <w:fldChar w:fldCharType="begin"/>
      </w:r>
      <w:r w:rsidR="004140BD">
        <w:rPr>
          <w:spacing w:val="-2"/>
          <w:kern w:val="16"/>
          <w:szCs w:val="22"/>
        </w:rPr>
        <w:instrText xml:space="preserve"> REF _Ref524647217 \h </w:instrText>
      </w:r>
      <w:r w:rsidR="004140BD" w:rsidRPr="1FF3F54F">
        <w:rPr>
          <w:spacing w:val="-2"/>
          <w:kern w:val="16"/>
          <w:szCs w:val="22"/>
        </w:rPr>
        <w:fldChar w:fldCharType="separate"/>
      </w:r>
      <w:r w:rsidR="004140BD" w:rsidRPr="1FF3F54F">
        <w:t>Figure 1</w:t>
      </w:r>
      <w:r w:rsidR="004140BD" w:rsidRPr="1FF3F54F">
        <w:fldChar w:fldCharType="end"/>
      </w:r>
      <w:r w:rsidR="00D23310">
        <w:rPr>
          <w:spacing w:val="-2"/>
          <w:kern w:val="16"/>
          <w:szCs w:val="22"/>
        </w:rPr>
        <w:fldChar w:fldCharType="begin"/>
      </w:r>
      <w:r w:rsidR="00D23310">
        <w:rPr>
          <w:spacing w:val="-2"/>
          <w:kern w:val="16"/>
          <w:szCs w:val="22"/>
        </w:rPr>
        <w:instrText xml:space="preserve"> REF _Ref524008950 \h </w:instrText>
      </w:r>
      <w:r w:rsidR="00D23310">
        <w:rPr>
          <w:spacing w:val="-2"/>
          <w:kern w:val="16"/>
          <w:szCs w:val="22"/>
        </w:rPr>
      </w:r>
      <w:r w:rsidR="00D23310">
        <w:rPr>
          <w:spacing w:val="-2"/>
          <w:kern w:val="16"/>
          <w:szCs w:val="22"/>
        </w:rPr>
        <w:fldChar w:fldCharType="end"/>
      </w:r>
      <w:r w:rsidR="00D23310">
        <w:rPr>
          <w:spacing w:val="-2"/>
          <w:kern w:val="16"/>
          <w:szCs w:val="22"/>
        </w:rPr>
        <w:t>,</w:t>
      </w:r>
      <w:r w:rsidR="00D23310" w:rsidRPr="1FF3F54F">
        <w:rPr>
          <w:spacing w:val="-2"/>
          <w:kern w:val="16"/>
        </w:rPr>
        <w:t xml:space="preserve"> there are authors where very high percent of their sentences correctly classified vs others with relatively low percent of correct classification.</w:t>
      </w:r>
    </w:p>
    <w:p w14:paraId="3324F666" w14:textId="34FBE1C4" w:rsidR="00D23310" w:rsidRDefault="00D23310" w:rsidP="00D23310">
      <w:pPr>
        <w:rPr>
          <w:spacing w:val="-2"/>
          <w:kern w:val="16"/>
          <w:szCs w:val="22"/>
        </w:rPr>
      </w:pPr>
      <w:r w:rsidRPr="1FF3F54F">
        <w:rPr>
          <w:spacing w:val="-2"/>
          <w:kern w:val="16"/>
        </w:rPr>
        <w:t>Manual error inspection of common confusions shows that authors having high error rate (some with 0 correct classifications) are with high variance of different topics coverage.</w:t>
      </w:r>
    </w:p>
    <w:p w14:paraId="1BCBA1D1" w14:textId="77777777" w:rsidR="00BF439E" w:rsidRDefault="00BF439E" w:rsidP="00BF439E">
      <w:pPr>
        <w:rPr>
          <w:spacing w:val="-2"/>
          <w:kern w:val="16"/>
          <w:szCs w:val="22"/>
        </w:rPr>
      </w:pPr>
      <w:r w:rsidRPr="1FF3F54F">
        <w:rPr>
          <w:spacing w:val="-2"/>
          <w:kern w:val="16"/>
        </w:rPr>
        <w:t>For example, author John</w:t>
      </w:r>
      <w:r w:rsidRPr="1FF3F54F">
        <w:t xml:space="preserve"> </w:t>
      </w:r>
      <w:proofErr w:type="spellStart"/>
      <w:proofErr w:type="gramStart"/>
      <w:r w:rsidRPr="1FF3F54F">
        <w:rPr>
          <w:spacing w:val="-2"/>
          <w:kern w:val="16"/>
        </w:rPr>
        <w:t>Mastrini</w:t>
      </w:r>
      <w:proofErr w:type="spellEnd"/>
      <w:r w:rsidRPr="1FF3F54F">
        <w:rPr>
          <w:spacing w:val="-2"/>
          <w:kern w:val="16"/>
        </w:rPr>
        <w:t>,</w:t>
      </w:r>
      <w:proofErr w:type="gramEnd"/>
      <w:r w:rsidRPr="1FF3F54F">
        <w:rPr>
          <w:spacing w:val="-2"/>
          <w:kern w:val="16"/>
        </w:rPr>
        <w:t xml:space="preserve"> write about cars, politics, and economics in different documents therefore using multiple different names and terms in different sentences and documents.</w:t>
      </w:r>
    </w:p>
    <w:p w14:paraId="3E10F60B" w14:textId="3DF5C67D" w:rsidR="00BF439E" w:rsidRDefault="00BF439E" w:rsidP="00DC693C">
      <w:pPr>
        <w:rPr>
          <w:spacing w:val="-2"/>
          <w:kern w:val="16"/>
          <w:szCs w:val="22"/>
        </w:rPr>
      </w:pPr>
      <w:r w:rsidRPr="1FF3F54F">
        <w:rPr>
          <w:spacing w:val="-2"/>
          <w:kern w:val="16"/>
        </w:rPr>
        <w:t xml:space="preserve">In fact, the names used in </w:t>
      </w:r>
      <w:proofErr w:type="spellStart"/>
      <w:proofErr w:type="gramStart"/>
      <w:r w:rsidRPr="1FF3F54F">
        <w:rPr>
          <w:spacing w:val="-2"/>
          <w:kern w:val="16"/>
        </w:rPr>
        <w:t>it’s</w:t>
      </w:r>
      <w:proofErr w:type="spellEnd"/>
      <w:proofErr w:type="gramEnd"/>
      <w:r w:rsidRPr="1FF3F54F">
        <w:rPr>
          <w:spacing w:val="-2"/>
          <w:kern w:val="16"/>
        </w:rPr>
        <w:t xml:space="preserve"> sentences (as different country names) has high impact on sentence classification to the writer constantly relates to this names.</w:t>
      </w:r>
    </w:p>
    <w:p w14:paraId="18CC862D" w14:textId="471603C2" w:rsidR="00D06214" w:rsidRDefault="00D06214" w:rsidP="00DC693C">
      <w:pPr>
        <w:rPr>
          <w:spacing w:val="-2"/>
          <w:kern w:val="16"/>
          <w:szCs w:val="22"/>
        </w:rPr>
      </w:pPr>
    </w:p>
    <w:p w14:paraId="2CCE602D" w14:textId="77777777" w:rsidR="00D06214" w:rsidRDefault="00D06214" w:rsidP="00D06214">
      <w:pPr>
        <w:rPr>
          <w:spacing w:val="-2"/>
          <w:kern w:val="16"/>
          <w:szCs w:val="22"/>
        </w:rPr>
      </w:pPr>
      <w:r w:rsidRPr="1FF3F54F">
        <w:rPr>
          <w:spacing w:val="-2"/>
          <w:kern w:val="16"/>
        </w:rPr>
        <w:t>Adding higher word N-grams configuration, together with punctuation and stop-words removal, we farther improving accuracy to 0.75.</w:t>
      </w:r>
    </w:p>
    <w:p w14:paraId="647F6DDA" w14:textId="77777777" w:rsidR="00121C29" w:rsidRPr="001125AE" w:rsidRDefault="00121C29" w:rsidP="00121C29">
      <w:pPr>
        <w:pStyle w:val="Heading2"/>
        <w:numPr>
          <w:ilvl w:val="2"/>
          <w:numId w:val="1"/>
        </w:numPr>
      </w:pPr>
      <w:r>
        <w:t>TF-IDF</w:t>
      </w:r>
    </w:p>
    <w:p w14:paraId="07A63531" w14:textId="77777777" w:rsidR="00121C29" w:rsidRPr="00B537CA" w:rsidRDefault="00121C29" w:rsidP="00121C29">
      <w:r>
        <w:t xml:space="preserve">Using TF-IDF features, with various ml models (describe in section 2.6.2), achieved max accuracy of 0.73, when configuring N-gram value of </w:t>
      </w:r>
      <w:proofErr w:type="gramStart"/>
      <w:r>
        <w:t>3</w:t>
      </w:r>
      <w:proofErr w:type="gramEnd"/>
      <w:r>
        <w:t>, using Logistic regression model on original text as sentences.</w:t>
      </w:r>
    </w:p>
    <w:p w14:paraId="0E5348FC" w14:textId="77777777" w:rsidR="00121C29" w:rsidRDefault="00121C29" w:rsidP="00121C29">
      <w:r>
        <w:t>Minimal log-loss value of 1.53 achieved using SVM basic model, with 3-gram, but with a much lower accuracy level of 0.57.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5272D7" w14:paraId="06AC8AE8" w14:textId="77777777" w:rsidTr="00A42F8F">
        <w:trPr>
          <w:trHeight w:val="2880"/>
        </w:trPr>
        <w:tc>
          <w:tcPr>
            <w:tcW w:w="4239" w:type="dxa"/>
          </w:tcPr>
          <w:p w14:paraId="42CB2739" w14:textId="525CB2F6" w:rsidR="005272D7" w:rsidRDefault="005272D7" w:rsidP="003B439B">
            <w:r>
              <w:rPr>
                <w:noProof/>
                <w:lang w:eastAsia="en-US" w:bidi="he-IL"/>
              </w:rPr>
              <w:lastRenderedPageBreak/>
              <w:drawing>
                <wp:inline distT="0" distB="0" distL="0" distR="0" wp14:anchorId="6B56CE08" wp14:editId="6B7B70C3">
                  <wp:extent cx="2599690" cy="1876508"/>
                  <wp:effectExtent l="0" t="0" r="0" b="9525"/>
                  <wp:docPr id="63556" name="Picture 6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398" cy="1900839"/>
                          </a:xfrm>
                          <a:prstGeom prst="rect">
                            <a:avLst/>
                          </a:prstGeom>
                        </pic:spPr>
                      </pic:pic>
                    </a:graphicData>
                  </a:graphic>
                </wp:inline>
              </w:drawing>
            </w:r>
          </w:p>
        </w:tc>
      </w:tr>
      <w:tr w:rsidR="005272D7" w14:paraId="19B1F894" w14:textId="77777777" w:rsidTr="00A42F8F">
        <w:trPr>
          <w:trHeight w:val="587"/>
        </w:trPr>
        <w:tc>
          <w:tcPr>
            <w:tcW w:w="4239" w:type="dxa"/>
          </w:tcPr>
          <w:p w14:paraId="2459878D" w14:textId="449D9971" w:rsidR="005272D7" w:rsidRPr="009F574E" w:rsidRDefault="005272D7" w:rsidP="005272D7">
            <w:pPr>
              <w:pStyle w:val="Caption"/>
              <w:framePr w:hSpace="0" w:wrap="auto" w:xAlign="left" w:yAlign="inline"/>
              <w:suppressOverlap w:val="0"/>
              <w:rPr>
                <w:sz w:val="22"/>
                <w:szCs w:val="22"/>
              </w:rPr>
            </w:pPr>
            <w:bookmarkStart w:id="16" w:name="_Ref524647217"/>
            <w:r w:rsidRPr="009F574E">
              <w:rPr>
                <w:sz w:val="22"/>
                <w:szCs w:val="22"/>
              </w:rPr>
              <w:t xml:space="preserve">Figure </w:t>
            </w:r>
            <w:r w:rsidRPr="009F574E">
              <w:rPr>
                <w:szCs w:val="22"/>
              </w:rPr>
              <w:fldChar w:fldCharType="begin"/>
            </w:r>
            <w:r w:rsidRPr="009F574E">
              <w:rPr>
                <w:szCs w:val="22"/>
                <w:rPrChange w:id="17" w:author="Shaubi Mann, Ayala" w:date="2018-09-12T18:36:00Z">
                  <w:rPr>
                    <w:noProof/>
                  </w:rPr>
                </w:rPrChange>
              </w:rPr>
              <w:instrText xml:space="preserve"> SEQ Figure \* ARABIC </w:instrText>
            </w:r>
            <w:r w:rsidRPr="009F574E">
              <w:rPr>
                <w:sz w:val="22"/>
                <w:szCs w:val="22"/>
                <w:rPrChange w:id="18" w:author="Shaubi Mann, Ayala" w:date="2018-09-12T18:36:00Z">
                  <w:rPr>
                    <w:szCs w:val="22"/>
                  </w:rPr>
                </w:rPrChange>
              </w:rPr>
              <w:fldChar w:fldCharType="separate"/>
            </w:r>
            <w:r w:rsidR="00D84A19" w:rsidRPr="009F574E">
              <w:rPr>
                <w:noProof/>
                <w:sz w:val="22"/>
                <w:szCs w:val="22"/>
              </w:rPr>
              <w:t>1</w:t>
            </w:r>
            <w:r w:rsidRPr="009F574E">
              <w:rPr>
                <w:szCs w:val="22"/>
              </w:rPr>
              <w:fldChar w:fldCharType="end"/>
            </w:r>
            <w:bookmarkEnd w:id="16"/>
            <w:r w:rsidRPr="009F574E">
              <w:rPr>
                <w:sz w:val="22"/>
                <w:szCs w:val="22"/>
              </w:rPr>
              <w:t>: confusion matrix for bag-of-words with stop words and punctuation removal, using N=3 word grams</w:t>
            </w:r>
          </w:p>
        </w:tc>
      </w:tr>
    </w:tbl>
    <w:p w14:paraId="242BCDBE" w14:textId="77777777" w:rsidR="00BA7DD1" w:rsidRPr="00BA7DD1" w:rsidRDefault="009A48FE" w:rsidP="005C4170">
      <w:pPr>
        <w:pStyle w:val="Heading2"/>
        <w:numPr>
          <w:ilvl w:val="2"/>
          <w:numId w:val="1"/>
        </w:numPr>
      </w:pPr>
      <w:r>
        <w:t xml:space="preserve">CNN </w:t>
      </w:r>
    </w:p>
    <w:p w14:paraId="2104297F" w14:textId="55CABF93" w:rsidR="00F93C56" w:rsidRPr="00F93C56" w:rsidRDefault="006B2EBC" w:rsidP="006132A2">
      <w:r>
        <w:t>W</w:t>
      </w:r>
      <w:r w:rsidR="000C30C8">
        <w:t>e used C</w:t>
      </w:r>
      <w:r>
        <w:t xml:space="preserve">NN on top of author’s sentences using </w:t>
      </w:r>
      <w:r w:rsidRPr="006B2EBC">
        <w:rPr>
          <w:i/>
          <w:iCs/>
        </w:rPr>
        <w:t>Adam</w:t>
      </w:r>
      <w:r>
        <w:t xml:space="preserve"> optimizer</w:t>
      </w:r>
      <w:r w:rsidR="006132A2">
        <w:rPr>
          <w:rStyle w:val="FootnoteReference"/>
        </w:rPr>
        <w:footnoteReference w:id="3"/>
      </w:r>
      <w:r>
        <w:t>.</w:t>
      </w:r>
    </w:p>
    <w:p w14:paraId="4D82FAA8" w14:textId="6EB1F925" w:rsidR="008013E4" w:rsidRDefault="00126077" w:rsidP="001E15C3">
      <w:r>
        <w:t xml:space="preserve">As we used configuration of </w:t>
      </w:r>
      <w:r w:rsidR="001E15C3" w:rsidRPr="002F41C0">
        <w:t>64 convolution filters of size 5 each</w:t>
      </w:r>
      <w:r w:rsidR="001E15C3">
        <w:t>, no need in preprocessing of N-grams.</w:t>
      </w:r>
    </w:p>
    <w:p w14:paraId="111A66A2" w14:textId="079F42E9" w:rsidR="00CC7A7F" w:rsidRDefault="003F1D72" w:rsidP="00CC7A7F">
      <w:r>
        <w:t>Although</w:t>
      </w:r>
      <w:r w:rsidR="00A1444C">
        <w:t xml:space="preserve"> received</w:t>
      </w:r>
      <w:r>
        <w:t xml:space="preserve"> accuracies </w:t>
      </w:r>
      <w:r w:rsidR="008F5D0C">
        <w:t>are not</w:t>
      </w:r>
      <w:r>
        <w:t xml:space="preserve"> the maximal among the different experiments, CNN’s models achieved low </w:t>
      </w:r>
      <w:r w:rsidR="00A1444C">
        <w:t>log-loss values</w:t>
      </w:r>
      <w:r w:rsidR="002931E8">
        <w:t xml:space="preserve"> (~1.5)</w:t>
      </w:r>
      <w:r w:rsidR="00A1444C">
        <w:t xml:space="preserve"> and as such, has high </w:t>
      </w:r>
      <w:r w:rsidR="00C06D99">
        <w:t>importance</w:t>
      </w:r>
      <w:r w:rsidR="00A1444C">
        <w:t xml:space="preserve"> in the </w:t>
      </w:r>
      <w:r w:rsidR="00874D12" w:rsidRPr="001E050A">
        <w:t>ensemble</w:t>
      </w:r>
      <w:r w:rsidR="00874D12">
        <w:t xml:space="preserve"> GBM</w:t>
      </w:r>
      <w:r w:rsidR="005C7CCD" w:rsidRPr="001E050A">
        <w:t> </w:t>
      </w:r>
      <w:r w:rsidR="005C7CCD">
        <w:t>model.</w:t>
      </w:r>
    </w:p>
    <w:p w14:paraId="5E5CECA9" w14:textId="7EE25435" w:rsidR="00CC7A7F" w:rsidRDefault="00CC7A7F" w:rsidP="00CC7A7F">
      <w:pPr>
        <w:pStyle w:val="Heading2"/>
        <w:numPr>
          <w:ilvl w:val="2"/>
          <w:numId w:val="1"/>
        </w:numPr>
      </w:pPr>
      <w:r>
        <w:t>Best model &amp; conclusions</w:t>
      </w:r>
    </w:p>
    <w:p w14:paraId="4C384157" w14:textId="77777777" w:rsidR="00CC7A7F" w:rsidRDefault="00CC7A7F" w:rsidP="00CC7A7F">
      <w:r>
        <w:t>To combine all strong features into a single model that will leverage each one of them,</w:t>
      </w:r>
    </w:p>
    <w:p w14:paraId="252F7FC6" w14:textId="6EFACE9E" w:rsidR="00CC7A7F" w:rsidRDefault="00CC7A7F" w:rsidP="00445903">
      <w:r w:rsidRPr="00A21D57">
        <w:t>We operated in accordance to the schema</w:t>
      </w:r>
      <w:r>
        <w:t xml:space="preserve"> describe in</w:t>
      </w:r>
      <w:r w:rsidR="00445903">
        <w:t xml:space="preserve"> </w:t>
      </w:r>
      <w:r w:rsidR="00445903">
        <w:fldChar w:fldCharType="begin"/>
      </w:r>
      <w:r w:rsidR="00445903">
        <w:instrText xml:space="preserve"> REF _Ref524648805 \h </w:instrText>
      </w:r>
      <w:r w:rsidR="00445903">
        <w:fldChar w:fldCharType="separate"/>
      </w:r>
      <w:r w:rsidR="00445903" w:rsidRPr="1FF3F54F">
        <w:t>Figure 2</w:t>
      </w:r>
      <w:r w:rsidR="00445903">
        <w:fldChar w:fldCharType="end"/>
      </w:r>
      <w:r w:rsidR="00445903">
        <w:fldChar w:fldCharType="begin"/>
      </w:r>
      <w:r w:rsidR="00445903">
        <w:instrText xml:space="preserve"> REF _Ref524647217 \h </w:instrText>
      </w:r>
      <w:r w:rsidR="00445903">
        <w:fldChar w:fldCharType="end"/>
      </w:r>
      <w:r>
        <w:t>.</w:t>
      </w:r>
    </w:p>
    <w:p w14:paraId="483F04EA" w14:textId="77777777" w:rsidR="00CC7A7F" w:rsidRPr="00A21D57" w:rsidRDefault="00CC7A7F" w:rsidP="00CC7A7F">
      <w:pPr>
        <w:pStyle w:val="NormalWeb"/>
        <w:numPr>
          <w:ilvl w:val="0"/>
          <w:numId w:val="17"/>
        </w:numPr>
        <w:spacing w:before="0" w:beforeAutospacing="0" w:after="0" w:afterAutospacing="0"/>
        <w:textAlignment w:val="baseline"/>
        <w:rPr>
          <w:sz w:val="22"/>
          <w:szCs w:val="22"/>
          <w:lang w:eastAsia="de-DE"/>
        </w:rPr>
      </w:pPr>
      <w:r w:rsidRPr="1FF3F54F">
        <w:rPr>
          <w:sz w:val="22"/>
          <w:szCs w:val="22"/>
          <w:lang w:eastAsia="de-DE"/>
        </w:rPr>
        <w:t xml:space="preserve">tested multiple combinations of preprocessed text, word n-gram settings and character n-gram settings </w:t>
      </w:r>
    </w:p>
    <w:p w14:paraId="34AC5EEC" w14:textId="77777777" w:rsidR="00CC7A7F" w:rsidRPr="00A21D57" w:rsidRDefault="00CC7A7F" w:rsidP="00CC7A7F">
      <w:pPr>
        <w:pStyle w:val="NormalWeb"/>
        <w:numPr>
          <w:ilvl w:val="0"/>
          <w:numId w:val="17"/>
        </w:numPr>
        <w:spacing w:before="0" w:beforeAutospacing="0" w:after="0" w:afterAutospacing="0"/>
        <w:textAlignment w:val="baseline"/>
        <w:rPr>
          <w:sz w:val="22"/>
          <w:szCs w:val="22"/>
          <w:lang w:eastAsia="de-DE"/>
        </w:rPr>
      </w:pPr>
      <w:r w:rsidRPr="1FF3F54F">
        <w:rPr>
          <w:sz w:val="22"/>
          <w:szCs w:val="22"/>
          <w:lang w:eastAsia="de-DE"/>
        </w:rPr>
        <w:t xml:space="preserve">Use as an input to text vectorization </w:t>
      </w:r>
    </w:p>
    <w:p w14:paraId="53C25C60" w14:textId="77777777" w:rsidR="00CC7A7F" w:rsidRPr="00A21D57" w:rsidRDefault="00CC7A7F" w:rsidP="00CC7A7F">
      <w:pPr>
        <w:pStyle w:val="NormalWeb"/>
        <w:numPr>
          <w:ilvl w:val="0"/>
          <w:numId w:val="17"/>
        </w:numPr>
        <w:spacing w:before="0" w:beforeAutospacing="0" w:after="0" w:afterAutospacing="0"/>
        <w:textAlignment w:val="baseline"/>
        <w:rPr>
          <w:sz w:val="22"/>
          <w:szCs w:val="22"/>
          <w:lang w:eastAsia="de-DE"/>
        </w:rPr>
      </w:pPr>
      <w:r w:rsidRPr="1FF3F54F">
        <w:rPr>
          <w:sz w:val="22"/>
          <w:szCs w:val="22"/>
          <w:lang w:eastAsia="de-DE"/>
        </w:rPr>
        <w:t>Use as input to supervised classification model (e.g. Multi-nominal NB)</w:t>
      </w:r>
    </w:p>
    <w:p w14:paraId="625EA424" w14:textId="459602DE" w:rsidR="00CC7A7F" w:rsidRDefault="00CC7A7F" w:rsidP="00CC7A7F">
      <w:pPr>
        <w:pStyle w:val="NormalWeb"/>
        <w:numPr>
          <w:ilvl w:val="0"/>
          <w:numId w:val="17"/>
        </w:numPr>
        <w:spacing w:before="0" w:beforeAutospacing="0" w:after="0" w:afterAutospacing="0"/>
        <w:textAlignment w:val="baseline"/>
        <w:rPr>
          <w:sz w:val="22"/>
          <w:szCs w:val="22"/>
          <w:lang w:eastAsia="de-DE"/>
        </w:rPr>
      </w:pPr>
      <w:r w:rsidRPr="1FF3F54F">
        <w:rPr>
          <w:sz w:val="22"/>
          <w:szCs w:val="22"/>
          <w:lang w:eastAsia="de-DE"/>
        </w:rPr>
        <w:t>“Stack” probability features to GBM model</w:t>
      </w:r>
    </w:p>
    <w:p w14:paraId="47725352" w14:textId="615EF4C5" w:rsidR="00CC7A7F" w:rsidRDefault="00CC7A7F" w:rsidP="009D74D6">
      <w:pPr>
        <w:pStyle w:val="NormalWeb"/>
        <w:spacing w:before="0" w:beforeAutospacing="0" w:after="0" w:afterAutospacing="0"/>
        <w:rPr>
          <w:sz w:val="22"/>
          <w:szCs w:val="22"/>
          <w:lang w:eastAsia="de-DE"/>
        </w:rPr>
      </w:pPr>
      <w:r w:rsidRPr="1FF3F54F">
        <w:rPr>
          <w:sz w:val="22"/>
          <w:szCs w:val="22"/>
          <w:lang w:eastAsia="de-DE"/>
        </w:rPr>
        <w:t>In this way, on top of the above metadata and preprocessed text, we used classification algorithms describe in section 2.6.2 to conduct probability features.</w:t>
      </w:r>
    </w:p>
    <w:p w14:paraId="12E10236" w14:textId="5D1E8085" w:rsidR="00D402BB" w:rsidRDefault="00D402BB" w:rsidP="009D74D6">
      <w:pPr>
        <w:pStyle w:val="NormalWeb"/>
        <w:spacing w:before="0" w:beforeAutospacing="0" w:after="0" w:afterAutospacing="0"/>
        <w:rPr>
          <w:sz w:val="22"/>
          <w:szCs w:val="22"/>
          <w:lang w:eastAsia="de-DE"/>
        </w:rPr>
      </w:pPr>
    </w:p>
    <w:p w14:paraId="792E8962" w14:textId="01790B44" w:rsidR="00D402BB" w:rsidRDefault="00D402BB" w:rsidP="00D402BB">
      <w:r w:rsidRPr="00AA3E8C">
        <w:t xml:space="preserve">In </w:t>
      </w:r>
      <w:r>
        <w:fldChar w:fldCharType="begin"/>
      </w:r>
      <w:r>
        <w:instrText xml:space="preserve"> REF _Ref524124345 \h </w:instrText>
      </w:r>
      <w:r>
        <w:fldChar w:fldCharType="separate"/>
      </w:r>
      <w:r>
        <w:t xml:space="preserve">Table </w:t>
      </w:r>
      <w:r>
        <w:rPr>
          <w:noProof/>
        </w:rPr>
        <w:t>1</w:t>
      </w:r>
      <w:r>
        <w:fldChar w:fldCharType="end"/>
      </w:r>
      <w:r w:rsidRPr="00AA3E8C">
        <w:t>, we can see the accuracy and log-loss improvements over the different experiments.</w:t>
      </w:r>
      <w:r>
        <w:t xml:space="preserve"> The most meaningful features, according to their F-score (</w:t>
      </w:r>
      <w:r w:rsidRPr="00BB1C86">
        <w:t>number of times a feature is used to split the data across all GBM trees)</w:t>
      </w:r>
      <w:r>
        <w:t xml:space="preserve">, are features </w:t>
      </w:r>
      <w:r>
        <w:t>obtained by CNN model, on top of POS tagged senten</w:t>
      </w:r>
      <w:r w:rsidR="009F504B">
        <w:t xml:space="preserve">ces and Entity tagged sentences (see </w:t>
      </w:r>
      <w:r w:rsidR="009F504B">
        <w:fldChar w:fldCharType="begin"/>
      </w:r>
      <w:r w:rsidR="009F504B">
        <w:instrText xml:space="preserve"> REF _Ref524807694 \h </w:instrText>
      </w:r>
      <w:r w:rsidR="009F504B">
        <w:fldChar w:fldCharType="separate"/>
      </w:r>
      <w:r w:rsidR="009F504B" w:rsidRPr="00FD0ACA">
        <w:t xml:space="preserve">Appendix </w:t>
      </w:r>
      <w:r w:rsidR="009F504B">
        <w:t>C</w:t>
      </w:r>
      <w:r w:rsidR="009F504B" w:rsidRPr="00FD0ACA">
        <w:t xml:space="preserve">- </w:t>
      </w:r>
      <w:r w:rsidR="009F504B">
        <w:t>Supervised learning</w:t>
      </w:r>
      <w:r w:rsidR="009F504B">
        <w:fldChar w:fldCharType="end"/>
      </w:r>
      <w:r w:rsidR="009F504B">
        <w:t xml:space="preserve"> for top 50 features F-scores).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2"/>
      </w:tblGrid>
      <w:tr w:rsidR="00C91ADA" w14:paraId="19047E8E" w14:textId="77777777" w:rsidTr="006F6B03">
        <w:tc>
          <w:tcPr>
            <w:tcW w:w="4362" w:type="dxa"/>
          </w:tcPr>
          <w:p w14:paraId="7F5272A1" w14:textId="4A58B29E" w:rsidR="00C91ADA" w:rsidRDefault="00C91ADA" w:rsidP="00C91ADA">
            <w:r>
              <w:rPr>
                <w:rFonts w:ascii="Calibri" w:hAnsi="Calibri"/>
                <w:noProof/>
                <w:color w:val="000000"/>
                <w:lang w:eastAsia="en-US" w:bidi="he-IL"/>
              </w:rPr>
              <w:drawing>
                <wp:inline distT="0" distB="0" distL="0" distR="0" wp14:anchorId="47C92D0B" wp14:editId="2393578D">
                  <wp:extent cx="2783820" cy="2059388"/>
                  <wp:effectExtent l="0" t="0" r="0" b="0"/>
                  <wp:docPr id="63555" name="Picture 63555" descr="https://lh3.googleusercontent.com/jBCPQz1EfI8dlARlKmhDjCAueOVms9v3rgnYneULflvLdAmg9YkuHERQZSKG4qt5tYg4Eh_daP6AtpK0gV5QQglykZZVvOmbwusesNaAuulOA77lcuWXA1vsqMqdXq0d1YuAmH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BCPQz1EfI8dlARlKmhDjCAueOVms9v3rgnYneULflvLdAmg9YkuHERQZSKG4qt5tYg4Eh_daP6AtpK0gV5QQglykZZVvOmbwusesNaAuulOA77lcuWXA1vsqMqdXq0d1YuAmH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7436" cy="2084256"/>
                          </a:xfrm>
                          <a:prstGeom prst="rect">
                            <a:avLst/>
                          </a:prstGeom>
                          <a:noFill/>
                          <a:ln>
                            <a:noFill/>
                          </a:ln>
                        </pic:spPr>
                      </pic:pic>
                    </a:graphicData>
                  </a:graphic>
                </wp:inline>
              </w:drawing>
            </w:r>
          </w:p>
        </w:tc>
      </w:tr>
      <w:tr w:rsidR="00C91ADA" w14:paraId="7B4CFC6D" w14:textId="77777777" w:rsidTr="00A42F8F">
        <w:trPr>
          <w:trHeight w:val="589"/>
        </w:trPr>
        <w:tc>
          <w:tcPr>
            <w:tcW w:w="4362" w:type="dxa"/>
          </w:tcPr>
          <w:p w14:paraId="5C77CEFF" w14:textId="465A5953" w:rsidR="00C91ADA" w:rsidRPr="009F574E" w:rsidRDefault="00C91ADA" w:rsidP="00C91ADA">
            <w:pPr>
              <w:pStyle w:val="Caption"/>
              <w:framePr w:hSpace="0" w:wrap="auto" w:xAlign="left" w:yAlign="inline"/>
              <w:suppressOverlap w:val="0"/>
              <w:rPr>
                <w:sz w:val="22"/>
                <w:szCs w:val="22"/>
              </w:rPr>
            </w:pPr>
            <w:bookmarkStart w:id="19" w:name="_Ref524648805"/>
            <w:r w:rsidRPr="009F574E">
              <w:rPr>
                <w:sz w:val="22"/>
                <w:szCs w:val="22"/>
              </w:rPr>
              <w:t xml:space="preserve">Figure </w:t>
            </w:r>
            <w:r w:rsidRPr="009F574E">
              <w:rPr>
                <w:szCs w:val="22"/>
              </w:rPr>
              <w:fldChar w:fldCharType="begin"/>
            </w:r>
            <w:r w:rsidRPr="009F574E">
              <w:rPr>
                <w:szCs w:val="22"/>
                <w:rPrChange w:id="20" w:author="Shaubi Mann, Ayala" w:date="2018-09-12T18:36:00Z">
                  <w:rPr>
                    <w:noProof/>
                  </w:rPr>
                </w:rPrChange>
              </w:rPr>
              <w:instrText xml:space="preserve"> SEQ Figure \* ARABIC </w:instrText>
            </w:r>
            <w:r w:rsidRPr="009F574E">
              <w:rPr>
                <w:sz w:val="22"/>
                <w:szCs w:val="22"/>
                <w:rPrChange w:id="21" w:author="Shaubi Mann, Ayala" w:date="2018-09-12T18:36:00Z">
                  <w:rPr>
                    <w:szCs w:val="22"/>
                  </w:rPr>
                </w:rPrChange>
              </w:rPr>
              <w:fldChar w:fldCharType="separate"/>
            </w:r>
            <w:r w:rsidR="00D84A19" w:rsidRPr="009F574E">
              <w:rPr>
                <w:noProof/>
                <w:sz w:val="22"/>
                <w:szCs w:val="22"/>
              </w:rPr>
              <w:t>2</w:t>
            </w:r>
            <w:r w:rsidRPr="009F574E">
              <w:rPr>
                <w:szCs w:val="22"/>
              </w:rPr>
              <w:fldChar w:fldCharType="end"/>
            </w:r>
            <w:bookmarkEnd w:id="19"/>
            <w:r w:rsidRPr="009F574E">
              <w:rPr>
                <w:sz w:val="22"/>
                <w:szCs w:val="22"/>
              </w:rPr>
              <w:t>: Stacked GBM model schema</w:t>
            </w:r>
          </w:p>
        </w:tc>
      </w:tr>
    </w:tbl>
    <w:p w14:paraId="6B4B48A7" w14:textId="48784DDC" w:rsidR="00044560" w:rsidRDefault="009621E9" w:rsidP="00D402BB">
      <w:r>
        <w:t xml:space="preserve">Using </w:t>
      </w:r>
      <w:r w:rsidRPr="00BB1C86">
        <w:t>this technique, we achieve an accuracy of 0.7</w:t>
      </w:r>
      <w:r w:rsidR="00BB1C86" w:rsidRPr="00BB1C86">
        <w:t>95</w:t>
      </w:r>
      <w:r w:rsidRPr="00BB1C86">
        <w:t xml:space="preserve">, with log-loss of </w:t>
      </w:r>
      <w:r w:rsidR="00BB1C86" w:rsidRPr="00BB1C86">
        <w:t>0.76</w:t>
      </w:r>
      <w:r w:rsidRPr="00BB1C86">
        <w:t>.</w:t>
      </w:r>
      <w:r w:rsidR="00BB1C86">
        <w:t xml:space="preserve"> </w:t>
      </w:r>
    </w:p>
    <w:p w14:paraId="36414F1E" w14:textId="77777777" w:rsidR="002838AA" w:rsidRDefault="002838AA" w:rsidP="002838AA">
      <w:pPr>
        <w:pStyle w:val="Heading2"/>
        <w:tabs>
          <w:tab w:val="clear" w:pos="657"/>
          <w:tab w:val="num" w:pos="567"/>
        </w:tabs>
        <w:ind w:left="567"/>
      </w:pPr>
      <w:r>
        <w:t>Un-supervised learning</w:t>
      </w:r>
    </w:p>
    <w:p w14:paraId="523890DA" w14:textId="6E94F4BB" w:rsidR="00B1207A" w:rsidRDefault="002838AA" w:rsidP="00B1207A">
      <w:pPr>
        <w:rPr>
          <w:lang w:bidi="he-IL"/>
        </w:rPr>
      </w:pPr>
      <w:r>
        <w:t xml:space="preserve">We </w:t>
      </w:r>
      <w:r>
        <w:rPr>
          <w:lang w:bidi="he-IL"/>
        </w:rPr>
        <w:t xml:space="preserve">chose to implement clustering method for </w:t>
      </w:r>
      <w:r>
        <w:t>grouping data objects into disjointed groups</w:t>
      </w:r>
      <w:r>
        <w:rPr>
          <w:lang w:bidi="he-IL"/>
        </w:rPr>
        <w:t>; in our case, these objects represent text messages.</w:t>
      </w:r>
    </w:p>
    <w:p w14:paraId="302D1E2D" w14:textId="77777777" w:rsidR="00B1207A" w:rsidRPr="003F6E95" w:rsidRDefault="00B1207A" w:rsidP="00B1207A">
      <w:pPr>
        <w:pStyle w:val="Heading2"/>
        <w:numPr>
          <w:ilvl w:val="2"/>
          <w:numId w:val="1"/>
        </w:numPr>
      </w:pPr>
      <w:r>
        <w:t>Distance function</w:t>
      </w:r>
    </w:p>
    <w:p w14:paraId="1493A21C" w14:textId="75B261E5" w:rsidR="00B14FE8" w:rsidRDefault="00B1207A" w:rsidP="006B683F">
      <w:r>
        <w:t>We use</w:t>
      </w:r>
      <w:r w:rsidR="006B683F">
        <w:t>d</w:t>
      </w:r>
      <w:r>
        <w:t xml:space="preserve"> ‘Euclidean </w:t>
      </w:r>
      <w:r w:rsidR="008D6619">
        <w:t>distance’, which</w:t>
      </w:r>
      <w:r>
        <w:t xml:space="preserve"> represents the length of a line segment connecting two points</w:t>
      </w:r>
      <w:r w:rsidR="006B683F">
        <w:t xml:space="preserve"> and</w:t>
      </w:r>
      <w:r>
        <w:t xml:space="preserve"> is the most commonly used distance function, especially if all coordinates are normalized.</w:t>
      </w:r>
    </w:p>
    <w:p w14:paraId="282D15F6" w14:textId="3A6A63F3" w:rsidR="002838AA" w:rsidRDefault="00B14FE8" w:rsidP="00B14FE8">
      <w:pPr>
        <w:pStyle w:val="Heading2"/>
        <w:numPr>
          <w:ilvl w:val="2"/>
          <w:numId w:val="1"/>
        </w:numPr>
      </w:pPr>
      <w:r>
        <w:t>Baseline</w:t>
      </w:r>
    </w:p>
    <w:p w14:paraId="0B83DD85" w14:textId="74945892" w:rsidR="001637BB" w:rsidRPr="001637BB" w:rsidRDefault="002253E2" w:rsidP="001637BB">
      <w:pPr>
        <w:pStyle w:val="NormalWeb"/>
        <w:spacing w:before="0" w:beforeAutospacing="0" w:after="0" w:afterAutospacing="0"/>
        <w:rPr>
          <w:sz w:val="22"/>
          <w:szCs w:val="22"/>
          <w:lang w:eastAsia="de-DE"/>
        </w:rPr>
      </w:pPr>
      <w:r w:rsidRPr="1FF3F54F">
        <w:rPr>
          <w:sz w:val="22"/>
          <w:szCs w:val="22"/>
          <w:lang w:eastAsia="de-DE"/>
        </w:rPr>
        <w:t>A</w:t>
      </w:r>
      <w:r w:rsidR="002F503B" w:rsidRPr="1FF3F54F">
        <w:rPr>
          <w:sz w:val="22"/>
          <w:szCs w:val="22"/>
          <w:lang w:eastAsia="de-DE"/>
        </w:rPr>
        <w:t xml:space="preserve"> dump </w:t>
      </w:r>
      <w:r w:rsidR="009F47B6" w:rsidRPr="1FF3F54F">
        <w:rPr>
          <w:sz w:val="22"/>
          <w:szCs w:val="22"/>
          <w:lang w:eastAsia="de-DE"/>
        </w:rPr>
        <w:t>model, which</w:t>
      </w:r>
      <w:r w:rsidR="002F503B" w:rsidRPr="1FF3F54F">
        <w:rPr>
          <w:sz w:val="22"/>
          <w:szCs w:val="22"/>
          <w:lang w:eastAsia="de-DE"/>
        </w:rPr>
        <w:t xml:space="preserve"> always predict the same cluster</w:t>
      </w:r>
      <w:r w:rsidR="004B76E2" w:rsidRPr="1FF3F54F">
        <w:rPr>
          <w:sz w:val="22"/>
          <w:szCs w:val="22"/>
          <w:lang w:eastAsia="de-DE"/>
        </w:rPr>
        <w:t xml:space="preserve"> </w:t>
      </w:r>
      <w:r w:rsidR="002F503B" w:rsidRPr="1FF3F54F">
        <w:rPr>
          <w:sz w:val="22"/>
          <w:szCs w:val="22"/>
          <w:lang w:eastAsia="de-DE"/>
        </w:rPr>
        <w:t>for all documents</w:t>
      </w:r>
      <w:r w:rsidR="004B76E2" w:rsidRPr="1FF3F54F">
        <w:rPr>
          <w:sz w:val="22"/>
          <w:szCs w:val="22"/>
          <w:lang w:eastAsia="de-DE"/>
        </w:rPr>
        <w:t xml:space="preserve"> (</w:t>
      </w:r>
      <w:r w:rsidR="003E5CFA" w:rsidRPr="1FF3F54F">
        <w:rPr>
          <w:sz w:val="22"/>
          <w:szCs w:val="22"/>
          <w:lang w:eastAsia="de-DE"/>
        </w:rPr>
        <w:t xml:space="preserve">no majority, </w:t>
      </w:r>
      <w:r w:rsidR="004B76E2" w:rsidRPr="1FF3F54F">
        <w:rPr>
          <w:sz w:val="22"/>
          <w:szCs w:val="22"/>
          <w:lang w:eastAsia="de-DE"/>
        </w:rPr>
        <w:t xml:space="preserve">all authors </w:t>
      </w:r>
      <w:r w:rsidR="003E5CFA" w:rsidRPr="1FF3F54F">
        <w:rPr>
          <w:sz w:val="22"/>
          <w:szCs w:val="22"/>
          <w:lang w:eastAsia="de-DE"/>
        </w:rPr>
        <w:t xml:space="preserve">have </w:t>
      </w:r>
      <w:r w:rsidR="00090C90" w:rsidRPr="1FF3F54F">
        <w:rPr>
          <w:sz w:val="22"/>
          <w:szCs w:val="22"/>
          <w:lang w:eastAsia="de-DE"/>
        </w:rPr>
        <w:t>equal</w:t>
      </w:r>
      <w:r w:rsidR="003E5CFA" w:rsidRPr="1FF3F54F">
        <w:rPr>
          <w:sz w:val="22"/>
          <w:szCs w:val="22"/>
          <w:lang w:eastAsia="de-DE"/>
        </w:rPr>
        <w:t xml:space="preserve"> number of documents)</w:t>
      </w:r>
      <w:r w:rsidR="002F503B" w:rsidRPr="1FF3F54F">
        <w:rPr>
          <w:sz w:val="22"/>
          <w:szCs w:val="22"/>
          <w:lang w:eastAsia="de-DE"/>
        </w:rPr>
        <w:t xml:space="preserve"> would get </w:t>
      </w:r>
      <w:r w:rsidR="00090C90" w:rsidRPr="1FF3F54F">
        <w:rPr>
          <w:sz w:val="22"/>
          <w:szCs w:val="22"/>
          <w:lang w:eastAsia="de-DE"/>
        </w:rPr>
        <w:t xml:space="preserve">the following purity and NMI scores </w:t>
      </w:r>
      <w:r w:rsidR="00072589" w:rsidRPr="1FF3F54F">
        <w:rPr>
          <w:sz w:val="22"/>
          <w:szCs w:val="22"/>
          <w:lang w:eastAsia="de-DE"/>
        </w:rPr>
        <w:t>–</w:t>
      </w:r>
    </w:p>
    <w:p w14:paraId="5058E5E0" w14:textId="0E3E13D6" w:rsidR="006E47BE" w:rsidRPr="00BA23C6" w:rsidRDefault="00210340" w:rsidP="006E47BE">
      <w:pPr>
        <w:pStyle w:val="NormalWeb"/>
        <w:spacing w:before="0" w:beforeAutospacing="0" w:after="0" w:afterAutospacing="0"/>
        <w:ind w:left="360"/>
        <w:jc w:val="center"/>
        <w:textAlignment w:val="baseline"/>
        <w:rPr>
          <w:sz w:val="22"/>
          <w:szCs w:val="22"/>
          <w:lang w:eastAsia="de-DE"/>
        </w:rPr>
      </w:pPr>
      <m:oMath>
        <m:r>
          <w:rPr>
            <w:rFonts w:ascii="Cambria Math" w:hAnsi="Cambria Math"/>
            <w:sz w:val="20"/>
            <w:szCs w:val="20"/>
            <w:lang w:eastAsia="de-DE"/>
          </w:rPr>
          <m:t>Purity=</m:t>
        </m:r>
        <m:f>
          <m:fPr>
            <m:ctrlPr>
              <w:rPr>
                <w:rFonts w:ascii="Cambria Math" w:hAnsi="Cambria Math"/>
                <w:bCs/>
                <w:i/>
                <w:sz w:val="20"/>
                <w:szCs w:val="20"/>
                <w:lang w:eastAsia="de-DE"/>
              </w:rPr>
            </m:ctrlPr>
          </m:fPr>
          <m:num>
            <m:r>
              <w:rPr>
                <w:rFonts w:ascii="Cambria Math" w:hAnsi="Cambria Math"/>
                <w:sz w:val="20"/>
                <w:szCs w:val="20"/>
                <w:lang w:eastAsia="de-DE"/>
              </w:rPr>
              <m:t>1</m:t>
            </m:r>
          </m:num>
          <m:den>
            <m:r>
              <w:rPr>
                <w:rFonts w:ascii="Cambria Math" w:hAnsi="Cambria Math"/>
                <w:sz w:val="20"/>
                <w:szCs w:val="20"/>
                <w:lang w:eastAsia="de-DE"/>
              </w:rPr>
              <m:t>2500</m:t>
            </m:r>
          </m:den>
        </m:f>
        <m:nary>
          <m:naryPr>
            <m:chr m:val="∑"/>
            <m:limLoc m:val="undOvr"/>
            <m:ctrlPr>
              <w:rPr>
                <w:rFonts w:ascii="Cambria Math" w:hAnsi="Cambria Math"/>
                <w:bCs/>
                <w:i/>
                <w:sz w:val="20"/>
                <w:szCs w:val="20"/>
                <w:lang w:eastAsia="de-DE"/>
              </w:rPr>
            </m:ctrlPr>
          </m:naryPr>
          <m:sub>
            <m:r>
              <w:rPr>
                <w:rFonts w:ascii="Cambria Math" w:hAnsi="Cambria Math"/>
                <w:sz w:val="20"/>
                <w:szCs w:val="20"/>
                <w:lang w:eastAsia="de-DE"/>
              </w:rPr>
              <m:t>i=1</m:t>
            </m:r>
          </m:sub>
          <m:sup>
            <m:r>
              <w:rPr>
                <w:rFonts w:ascii="Cambria Math" w:hAnsi="Cambria Math"/>
                <w:sz w:val="20"/>
                <w:szCs w:val="20"/>
                <w:lang w:eastAsia="de-DE"/>
              </w:rPr>
              <m:t>1</m:t>
            </m:r>
          </m:sup>
          <m:e>
            <m:r>
              <m:rPr>
                <m:sty m:val="p"/>
              </m:rPr>
              <w:rPr>
                <w:rFonts w:ascii="Cambria Math" w:hAnsi="Cambria Math"/>
                <w:sz w:val="20"/>
                <w:szCs w:val="20"/>
                <w:lang w:eastAsia="de-DE"/>
              </w:rPr>
              <m:t>max⁡</m:t>
            </m:r>
            <m:r>
              <w:rPr>
                <w:rFonts w:ascii="Cambria Math" w:hAnsi="Cambria Math"/>
                <w:sz w:val="20"/>
                <w:szCs w:val="20"/>
                <w:lang w:eastAsia="de-DE"/>
              </w:rPr>
              <m:t>(50)</m:t>
            </m:r>
          </m:e>
        </m:nary>
        <m:r>
          <w:rPr>
            <w:rFonts w:ascii="Cambria Math" w:hAnsi="Cambria Math"/>
            <w:sz w:val="20"/>
            <w:szCs w:val="20"/>
            <w:lang w:eastAsia="de-DE"/>
          </w:rPr>
          <m:t>=</m:t>
        </m:r>
        <m:f>
          <m:fPr>
            <m:ctrlPr>
              <w:rPr>
                <w:rFonts w:ascii="Cambria Math" w:hAnsi="Cambria Math"/>
                <w:bCs/>
                <w:i/>
                <w:sz w:val="20"/>
                <w:szCs w:val="20"/>
                <w:lang w:eastAsia="de-DE"/>
              </w:rPr>
            </m:ctrlPr>
          </m:fPr>
          <m:num>
            <m:r>
              <w:rPr>
                <w:rFonts w:ascii="Cambria Math" w:hAnsi="Cambria Math"/>
                <w:sz w:val="20"/>
                <w:szCs w:val="20"/>
                <w:lang w:eastAsia="de-DE"/>
              </w:rPr>
              <m:t>50</m:t>
            </m:r>
          </m:num>
          <m:den>
            <m:r>
              <w:rPr>
                <w:rFonts w:ascii="Cambria Math" w:hAnsi="Cambria Math"/>
                <w:sz w:val="20"/>
                <w:szCs w:val="20"/>
                <w:lang w:eastAsia="de-DE"/>
              </w:rPr>
              <m:t>2500</m:t>
            </m:r>
          </m:den>
        </m:f>
        <m:r>
          <w:rPr>
            <w:rFonts w:ascii="Cambria Math" w:hAnsi="Cambria Math"/>
            <w:sz w:val="20"/>
            <w:szCs w:val="20"/>
            <w:lang w:eastAsia="de-DE"/>
          </w:rPr>
          <m:t>=0.02</m:t>
        </m:r>
      </m:oMath>
      <w:r w:rsidR="00606693" w:rsidRPr="1FF3F54F">
        <w:rPr>
          <w:sz w:val="20"/>
          <w:szCs w:val="20"/>
          <w:lang w:eastAsia="de-DE"/>
        </w:rPr>
        <w:t xml:space="preserve"> </w:t>
      </w:r>
      <w:r w:rsidR="00606693" w:rsidRPr="00606693">
        <w:t>(5)</w:t>
      </w:r>
    </w:p>
    <w:p w14:paraId="29DE1415" w14:textId="2D238517" w:rsidR="00210340" w:rsidRDefault="00210340" w:rsidP="00C070AA">
      <w:pPr>
        <w:pStyle w:val="NormalWeb"/>
        <w:spacing w:before="0" w:beforeAutospacing="0" w:after="0" w:afterAutospacing="0"/>
        <w:jc w:val="right"/>
      </w:pPr>
      <m:oMath>
        <m:r>
          <w:rPr>
            <w:rFonts w:ascii="Cambria Math" w:hAnsi="Cambria Math"/>
            <w:sz w:val="20"/>
            <w:szCs w:val="20"/>
            <w:lang w:eastAsia="de-DE"/>
          </w:rPr>
          <m:t>MC</m:t>
        </m:r>
        <m:d>
          <m:dPr>
            <m:ctrlPr>
              <w:rPr>
                <w:rFonts w:ascii="Cambria Math" w:hAnsi="Cambria Math"/>
                <w:bCs/>
                <w:i/>
                <w:sz w:val="20"/>
                <w:szCs w:val="20"/>
                <w:lang w:eastAsia="de-DE"/>
              </w:rPr>
            </m:ctrlPr>
          </m:dPr>
          <m:e>
            <m:r>
              <w:rPr>
                <w:rFonts w:ascii="Cambria Math" w:hAnsi="Cambria Math"/>
                <w:sz w:val="20"/>
                <w:szCs w:val="20"/>
                <w:lang w:eastAsia="de-DE"/>
              </w:rPr>
              <m:t>C,Y</m:t>
            </m:r>
          </m:e>
        </m:d>
        <m:r>
          <w:rPr>
            <w:rFonts w:ascii="Cambria Math" w:hAnsi="Cambria Math"/>
            <w:sz w:val="20"/>
            <w:szCs w:val="20"/>
            <w:lang w:eastAsia="de-DE"/>
          </w:rPr>
          <m:t>=0 (independant variables)</m:t>
        </m:r>
      </m:oMath>
      <w:r>
        <w:rPr>
          <w:sz w:val="20"/>
          <w:szCs w:val="20"/>
          <w:lang w:eastAsia="de-DE"/>
        </w:rPr>
        <w:t xml:space="preserve"> </w:t>
      </w:r>
      <w:r w:rsidRPr="00210340">
        <w:t>(6)</w:t>
      </w:r>
    </w:p>
    <w:p w14:paraId="23864BB4" w14:textId="1670DA0D" w:rsidR="00547614" w:rsidRDefault="00547614" w:rsidP="00547614">
      <w:pPr>
        <w:pStyle w:val="NormalWeb"/>
        <w:spacing w:before="0" w:beforeAutospacing="0" w:after="0" w:afterAutospacing="0"/>
        <w:rPr>
          <w:sz w:val="22"/>
          <w:szCs w:val="20"/>
          <w:lang w:eastAsia="de-DE"/>
        </w:rPr>
      </w:pPr>
    </w:p>
    <w:p w14:paraId="6D3786B3" w14:textId="7F4C0C71" w:rsidR="00BE03D3" w:rsidRPr="00BE03D3" w:rsidRDefault="000B4B5D" w:rsidP="00BE03D3">
      <w:pPr>
        <w:pStyle w:val="NormalWeb"/>
        <w:spacing w:before="0" w:beforeAutospacing="0" w:after="0" w:afterAutospacing="0"/>
        <w:rPr>
          <w:sz w:val="22"/>
          <w:szCs w:val="22"/>
          <w:lang w:eastAsia="de-DE"/>
        </w:rPr>
      </w:pPr>
      <w:r w:rsidRPr="1FF3F54F">
        <w:rPr>
          <w:sz w:val="22"/>
          <w:szCs w:val="22"/>
          <w:lang w:eastAsia="de-DE"/>
        </w:rPr>
        <w:t xml:space="preserve">To have a </w:t>
      </w:r>
      <w:r w:rsidR="00122366" w:rsidRPr="1FF3F54F">
        <w:rPr>
          <w:sz w:val="22"/>
          <w:szCs w:val="22"/>
          <w:lang w:eastAsia="de-DE"/>
        </w:rPr>
        <w:t>“</w:t>
      </w:r>
      <w:r w:rsidRPr="1FF3F54F">
        <w:rPr>
          <w:sz w:val="22"/>
          <w:szCs w:val="22"/>
          <w:lang w:eastAsia="de-DE"/>
        </w:rPr>
        <w:t>sma</w:t>
      </w:r>
      <w:r w:rsidR="00122366" w:rsidRPr="1FF3F54F">
        <w:rPr>
          <w:sz w:val="22"/>
          <w:szCs w:val="22"/>
          <w:lang w:eastAsia="de-DE"/>
        </w:rPr>
        <w:t xml:space="preserve">rter” </w:t>
      </w:r>
      <w:r w:rsidRPr="1FF3F54F">
        <w:rPr>
          <w:sz w:val="22"/>
          <w:szCs w:val="22"/>
          <w:lang w:eastAsia="de-DE"/>
        </w:rPr>
        <w:t xml:space="preserve">baseline, </w:t>
      </w:r>
      <w:r w:rsidR="0087295C" w:rsidRPr="1FF3F54F">
        <w:rPr>
          <w:sz w:val="22"/>
          <w:szCs w:val="22"/>
          <w:lang w:eastAsia="de-DE"/>
        </w:rPr>
        <w:t xml:space="preserve">we used a </w:t>
      </w:r>
      <w:r w:rsidRPr="1FF3F54F">
        <w:rPr>
          <w:sz w:val="22"/>
          <w:szCs w:val="22"/>
          <w:lang w:eastAsia="de-DE"/>
        </w:rPr>
        <w:t xml:space="preserve">list of </w:t>
      </w:r>
      <w:proofErr w:type="gramStart"/>
      <w:r w:rsidRPr="1FF3F54F">
        <w:rPr>
          <w:sz w:val="22"/>
          <w:szCs w:val="22"/>
          <w:lang w:eastAsia="de-DE"/>
        </w:rPr>
        <w:t>meta</w:t>
      </w:r>
      <w:proofErr w:type="gramEnd"/>
      <w:r w:rsidRPr="1FF3F54F">
        <w:rPr>
          <w:sz w:val="22"/>
          <w:szCs w:val="22"/>
          <w:lang w:eastAsia="de-DE"/>
        </w:rPr>
        <w:t xml:space="preserve"> features</w:t>
      </w:r>
      <w:r w:rsidR="002253E2" w:rsidRPr="1FF3F54F">
        <w:rPr>
          <w:sz w:val="22"/>
          <w:szCs w:val="22"/>
          <w:lang w:eastAsia="de-DE"/>
        </w:rPr>
        <w:t xml:space="preserve"> mentioned in section 2.6.1</w:t>
      </w:r>
      <w:r w:rsidRPr="1FF3F54F">
        <w:rPr>
          <w:sz w:val="22"/>
          <w:szCs w:val="22"/>
          <w:lang w:eastAsia="de-DE"/>
        </w:rPr>
        <w:t>.</w:t>
      </w:r>
    </w:p>
    <w:p w14:paraId="2CF498B3" w14:textId="13EF1E1B" w:rsidR="00547614" w:rsidRPr="002253E2" w:rsidRDefault="006B683F" w:rsidP="006B683F">
      <w:pPr>
        <w:rPr>
          <w:spacing w:val="-2"/>
          <w:kern w:val="16"/>
          <w:szCs w:val="22"/>
        </w:rPr>
      </w:pPr>
      <w:r>
        <w:rPr>
          <w:spacing w:val="-2"/>
          <w:kern w:val="16"/>
        </w:rPr>
        <w:t>t</w:t>
      </w:r>
      <w:r w:rsidR="00547614" w:rsidRPr="1FF3F54F">
        <w:rPr>
          <w:spacing w:val="-2"/>
          <w:kern w:val="16"/>
        </w:rPr>
        <w:t>he</w:t>
      </w:r>
      <w:r w:rsidR="008279A5" w:rsidRPr="1FF3F54F">
        <w:rPr>
          <w:spacing w:val="-2"/>
          <w:kern w:val="16"/>
        </w:rPr>
        <w:t xml:space="preserve"> set of features that </w:t>
      </w:r>
      <w:r w:rsidR="00C73EE5" w:rsidRPr="1FF3F54F">
        <w:rPr>
          <w:spacing w:val="-2"/>
          <w:kern w:val="16"/>
        </w:rPr>
        <w:t>particip</w:t>
      </w:r>
      <w:r>
        <w:rPr>
          <w:spacing w:val="-2"/>
          <w:kern w:val="16"/>
        </w:rPr>
        <w:t xml:space="preserve">ated in our baseline were </w:t>
      </w:r>
      <w:r w:rsidR="00694F24" w:rsidRPr="1FF3F54F">
        <w:rPr>
          <w:spacing w:val="-2"/>
          <w:kern w:val="16"/>
        </w:rPr>
        <w:t xml:space="preserve">punctuation count, text polarity, entities count, nouns </w:t>
      </w:r>
      <w:r w:rsidR="004C40B8" w:rsidRPr="1FF3F54F">
        <w:rPr>
          <w:spacing w:val="-2"/>
          <w:kern w:val="16"/>
        </w:rPr>
        <w:t>and adjective counts</w:t>
      </w:r>
      <w:r w:rsidR="00FA5C41" w:rsidRPr="1FF3F54F">
        <w:t xml:space="preserve"> </w:t>
      </w:r>
      <w:r>
        <w:t>(</w:t>
      </w:r>
      <w:r w:rsidR="004C40B8" w:rsidRPr="1FF3F54F">
        <w:rPr>
          <w:spacing w:val="-2"/>
          <w:kern w:val="16"/>
        </w:rPr>
        <w:t>all normalized</w:t>
      </w:r>
      <w:r>
        <w:rPr>
          <w:spacing w:val="-2"/>
          <w:kern w:val="16"/>
        </w:rPr>
        <w:t xml:space="preserve">) </w:t>
      </w:r>
      <w:r w:rsidR="00AD0FF2" w:rsidRPr="1FF3F54F">
        <w:rPr>
          <w:spacing w:val="-2"/>
          <w:kern w:val="16"/>
        </w:rPr>
        <w:t>which provided</w:t>
      </w:r>
      <w:r w:rsidR="00DE3A28" w:rsidRPr="1FF3F54F">
        <w:rPr>
          <w:spacing w:val="-2"/>
          <w:kern w:val="16"/>
        </w:rPr>
        <w:t xml:space="preserve"> purity score of 0.137</w:t>
      </w:r>
      <w:r w:rsidR="00081B19" w:rsidRPr="1FF3F54F">
        <w:rPr>
          <w:spacing w:val="-2"/>
          <w:kern w:val="16"/>
        </w:rPr>
        <w:t xml:space="preserve">, almost 7 times better than the dumb model, </w:t>
      </w:r>
      <w:r w:rsidR="00DE3A28" w:rsidRPr="1FF3F54F">
        <w:rPr>
          <w:spacing w:val="-2"/>
          <w:kern w:val="16"/>
        </w:rPr>
        <w:t xml:space="preserve">and </w:t>
      </w:r>
      <w:r w:rsidR="00F33A12" w:rsidRPr="1FF3F54F">
        <w:rPr>
          <w:spacing w:val="-2"/>
          <w:kern w:val="16"/>
        </w:rPr>
        <w:t>Normalized mu</w:t>
      </w:r>
      <w:r w:rsidR="00C601A1" w:rsidRPr="1FF3F54F">
        <w:rPr>
          <w:spacing w:val="-2"/>
          <w:kern w:val="16"/>
        </w:rPr>
        <w:t>tu</w:t>
      </w:r>
      <w:r w:rsidR="00F33A12" w:rsidRPr="1FF3F54F">
        <w:rPr>
          <w:spacing w:val="-2"/>
          <w:kern w:val="16"/>
        </w:rPr>
        <w:t>al score of 0.227</w:t>
      </w:r>
      <w:r w:rsidR="00996DC0" w:rsidRPr="1FF3F54F">
        <w:t>.</w:t>
      </w:r>
    </w:p>
    <w:p w14:paraId="62789515" w14:textId="358A8E1A" w:rsidR="00FA5B34" w:rsidRPr="003F6E95" w:rsidRDefault="00FA5B34" w:rsidP="00FA5B34">
      <w:pPr>
        <w:pStyle w:val="Heading2"/>
        <w:numPr>
          <w:ilvl w:val="2"/>
          <w:numId w:val="1"/>
        </w:numPr>
      </w:pPr>
      <w:r>
        <w:lastRenderedPageBreak/>
        <w:t>Sentence transformation experiment</w:t>
      </w:r>
    </w:p>
    <w:p w14:paraId="78C962A1" w14:textId="3A5C8694" w:rsidR="005543BD" w:rsidRPr="005543BD" w:rsidRDefault="00AD0FF2" w:rsidP="00D801FB">
      <w:pPr>
        <w:rPr>
          <w:spacing w:val="-2"/>
          <w:kern w:val="16"/>
          <w:szCs w:val="22"/>
        </w:rPr>
      </w:pPr>
      <w:r w:rsidRPr="1FF3F54F">
        <w:rPr>
          <w:spacing w:val="-2"/>
          <w:kern w:val="16"/>
        </w:rPr>
        <w:t>As</w:t>
      </w:r>
      <w:r w:rsidR="00B70E94" w:rsidRPr="1FF3F54F">
        <w:rPr>
          <w:spacing w:val="-2"/>
          <w:kern w:val="16"/>
        </w:rPr>
        <w:t xml:space="preserve"> </w:t>
      </w:r>
      <w:r w:rsidR="00D801FB">
        <w:rPr>
          <w:spacing w:val="-2"/>
          <w:kern w:val="16"/>
        </w:rPr>
        <w:t>mentioned before</w:t>
      </w:r>
      <w:r w:rsidR="005543BD" w:rsidRPr="1FF3F54F">
        <w:rPr>
          <w:spacing w:val="-2"/>
          <w:kern w:val="16"/>
        </w:rPr>
        <w:t>, we wanted to test</w:t>
      </w:r>
      <w:r w:rsidRPr="1FF3F54F">
        <w:t xml:space="preserve"> </w:t>
      </w:r>
      <w:r w:rsidR="005543BD" w:rsidRPr="1FF3F54F">
        <w:rPr>
          <w:spacing w:val="-2"/>
          <w:kern w:val="16"/>
        </w:rPr>
        <w:t xml:space="preserve">clustering </w:t>
      </w:r>
      <w:r w:rsidRPr="1FF3F54F">
        <w:rPr>
          <w:spacing w:val="-2"/>
          <w:kern w:val="16"/>
        </w:rPr>
        <w:t>performance</w:t>
      </w:r>
      <w:r w:rsidR="005543BD" w:rsidRPr="1FF3F54F">
        <w:rPr>
          <w:spacing w:val="-2"/>
          <w:kern w:val="16"/>
        </w:rPr>
        <w:t xml:space="preserve"> on </w:t>
      </w:r>
      <w:r w:rsidRPr="1FF3F54F">
        <w:rPr>
          <w:spacing w:val="-2"/>
          <w:kern w:val="16"/>
        </w:rPr>
        <w:t>sentences</w:t>
      </w:r>
      <w:r w:rsidR="00D73EEC" w:rsidRPr="1FF3F54F">
        <w:t xml:space="preserve"> </w:t>
      </w:r>
      <w:r w:rsidRPr="1FF3F54F">
        <w:rPr>
          <w:spacing w:val="-2"/>
          <w:kern w:val="16"/>
        </w:rPr>
        <w:t>(where</w:t>
      </w:r>
      <w:r w:rsidR="005543BD" w:rsidRPr="1FF3F54F">
        <w:rPr>
          <w:spacing w:val="-2"/>
          <w:kern w:val="16"/>
        </w:rPr>
        <w:t xml:space="preserve"> original</w:t>
      </w:r>
      <w:r w:rsidRPr="1FF3F54F">
        <w:t>,</w:t>
      </w:r>
      <w:r w:rsidR="005543BD" w:rsidRPr="1FF3F54F">
        <w:rPr>
          <w:spacing w:val="-2"/>
          <w:kern w:val="16"/>
        </w:rPr>
        <w:t xml:space="preserve"> medium messages</w:t>
      </w:r>
      <w:r w:rsidR="00563628" w:rsidRPr="1FF3F54F">
        <w:t xml:space="preserve"> </w:t>
      </w:r>
      <w:r w:rsidR="00563628" w:rsidRPr="1FF3F54F">
        <w:rPr>
          <w:spacing w:val="-2"/>
          <w:kern w:val="16"/>
        </w:rPr>
        <w:t>length</w:t>
      </w:r>
      <w:r w:rsidRPr="1FF3F54F">
        <w:rPr>
          <w:spacing w:val="-2"/>
          <w:kern w:val="16"/>
        </w:rPr>
        <w:t>, converted</w:t>
      </w:r>
      <w:r w:rsidR="005543BD" w:rsidRPr="1FF3F54F">
        <w:rPr>
          <w:spacing w:val="-2"/>
          <w:kern w:val="16"/>
        </w:rPr>
        <w:t xml:space="preserve"> into a sentence</w:t>
      </w:r>
      <w:r w:rsidR="00B92D77" w:rsidRPr="1FF3F54F">
        <w:t>-</w:t>
      </w:r>
      <w:r w:rsidR="00D73EEC" w:rsidRPr="1FF3F54F">
        <w:rPr>
          <w:spacing w:val="-2"/>
          <w:kern w:val="16"/>
        </w:rPr>
        <w:t xml:space="preserve">based </w:t>
      </w:r>
      <w:r w:rsidR="005543BD" w:rsidRPr="1FF3F54F">
        <w:rPr>
          <w:spacing w:val="-2"/>
          <w:kern w:val="16"/>
        </w:rPr>
        <w:t>dataset</w:t>
      </w:r>
      <w:r w:rsidRPr="1FF3F54F">
        <w:t>)</w:t>
      </w:r>
      <w:r w:rsidR="005543BD" w:rsidRPr="1FF3F54F">
        <w:t>.</w:t>
      </w:r>
    </w:p>
    <w:p w14:paraId="473BECBB" w14:textId="76417A63" w:rsidR="00CC7A7F" w:rsidRPr="006F45EF" w:rsidRDefault="0040622F" w:rsidP="00B3371D">
      <w:pPr>
        <w:rPr>
          <w:spacing w:val="-2"/>
          <w:kern w:val="16"/>
          <w:szCs w:val="22"/>
        </w:rPr>
      </w:pPr>
      <w:r w:rsidRPr="1FF3F54F">
        <w:rPr>
          <w:spacing w:val="-2"/>
          <w:kern w:val="16"/>
        </w:rPr>
        <w:t>Performing multiple tests, trying to find the best sentence clustering, using the specified</w:t>
      </w:r>
      <w:r w:rsidR="005543BD" w:rsidRPr="1FF3F54F">
        <w:rPr>
          <w:spacing w:val="-2"/>
          <w:kern w:val="16"/>
        </w:rPr>
        <w:t xml:space="preserve"> set of features</w:t>
      </w:r>
      <w:r w:rsidRPr="1FF3F54F">
        <w:rPr>
          <w:spacing w:val="-2"/>
          <w:kern w:val="16"/>
        </w:rPr>
        <w:t xml:space="preserve">, best reached performance </w:t>
      </w:r>
      <w:r w:rsidR="002B29D8">
        <w:rPr>
          <w:spacing w:val="-2"/>
          <w:kern w:val="16"/>
        </w:rPr>
        <w:t>was</w:t>
      </w:r>
      <w:r w:rsidRPr="1FF3F54F">
        <w:rPr>
          <w:spacing w:val="-2"/>
          <w:kern w:val="16"/>
        </w:rPr>
        <w:t xml:space="preserve"> when using </w:t>
      </w:r>
      <w:r w:rsidR="00033861" w:rsidRPr="1FF3F54F">
        <w:rPr>
          <w:spacing w:val="-2"/>
          <w:kern w:val="16"/>
        </w:rPr>
        <w:t xml:space="preserve">different combination of </w:t>
      </w:r>
      <w:r w:rsidR="006F45EF" w:rsidRPr="1FF3F54F">
        <w:rPr>
          <w:spacing w:val="-2"/>
          <w:kern w:val="16"/>
        </w:rPr>
        <w:t xml:space="preserve">words and character </w:t>
      </w:r>
      <w:r w:rsidR="00A32B70" w:rsidRPr="1FF3F54F">
        <w:rPr>
          <w:spacing w:val="-2"/>
          <w:kern w:val="16"/>
        </w:rPr>
        <w:t>N-gram</w:t>
      </w:r>
      <w:r w:rsidR="006F45EF" w:rsidRPr="1FF3F54F">
        <w:rPr>
          <w:spacing w:val="-2"/>
          <w:kern w:val="16"/>
        </w:rPr>
        <w:t>s</w:t>
      </w:r>
      <w:r w:rsidRPr="1FF3F54F">
        <w:t xml:space="preserve">, </w:t>
      </w:r>
      <w:r w:rsidR="006F45EF" w:rsidRPr="1FF3F54F">
        <w:rPr>
          <w:spacing w:val="-2"/>
          <w:kern w:val="16"/>
        </w:rPr>
        <w:t>achieving</w:t>
      </w:r>
      <w:r w:rsidRPr="1FF3F54F">
        <w:rPr>
          <w:spacing w:val="-2"/>
          <w:kern w:val="16"/>
        </w:rPr>
        <w:t xml:space="preserve"> purity score of </w:t>
      </w:r>
      <w:r w:rsidR="00887D4E" w:rsidRPr="1FF3F54F">
        <w:rPr>
          <w:spacing w:val="-2"/>
          <w:kern w:val="16"/>
        </w:rPr>
        <w:t>0.11</w:t>
      </w:r>
      <w:r w:rsidRPr="1FF3F54F">
        <w:rPr>
          <w:spacing w:val="-2"/>
          <w:kern w:val="16"/>
        </w:rPr>
        <w:t xml:space="preserve"> and Normalized mutual score of </w:t>
      </w:r>
      <w:r w:rsidR="00887D4E" w:rsidRPr="1FF3F54F">
        <w:rPr>
          <w:spacing w:val="-2"/>
          <w:kern w:val="16"/>
        </w:rPr>
        <w:t>0.139</w:t>
      </w:r>
      <w:r w:rsidRPr="1FF3F54F">
        <w:t>.</w:t>
      </w:r>
    </w:p>
    <w:p w14:paraId="60D9A1BD" w14:textId="3A4F5570" w:rsidR="005543BD" w:rsidRPr="005543BD" w:rsidRDefault="00B3371D" w:rsidP="00B3371D">
      <w:pPr>
        <w:rPr>
          <w:spacing w:val="-2"/>
          <w:kern w:val="16"/>
          <w:szCs w:val="22"/>
        </w:rPr>
      </w:pPr>
      <w:r w:rsidRPr="1FF3F54F">
        <w:rPr>
          <w:spacing w:val="-2"/>
          <w:kern w:val="16"/>
        </w:rPr>
        <w:t>When</w:t>
      </w:r>
      <w:r w:rsidR="0040622F" w:rsidRPr="1FF3F54F">
        <w:rPr>
          <w:spacing w:val="-2"/>
          <w:kern w:val="16"/>
        </w:rPr>
        <w:t xml:space="preserve"> comparing </w:t>
      </w:r>
      <w:r w:rsidR="002B29D8">
        <w:rPr>
          <w:spacing w:val="-2"/>
          <w:kern w:val="16"/>
        </w:rPr>
        <w:t>the score</w:t>
      </w:r>
      <w:r w:rsidR="0040622F" w:rsidRPr="1FF3F54F">
        <w:rPr>
          <w:spacing w:val="-2"/>
          <w:kern w:val="16"/>
        </w:rPr>
        <w:t xml:space="preserve"> to clustering using original documents, sentences</w:t>
      </w:r>
      <w:r w:rsidR="005543BD" w:rsidRPr="1FF3F54F">
        <w:rPr>
          <w:spacing w:val="-2"/>
          <w:kern w:val="16"/>
        </w:rPr>
        <w:t xml:space="preserve"> transformation provides </w:t>
      </w:r>
      <w:r w:rsidR="0040622F" w:rsidRPr="1FF3F54F">
        <w:rPr>
          <w:spacing w:val="-2"/>
          <w:kern w:val="16"/>
        </w:rPr>
        <w:t>underperformed</w:t>
      </w:r>
      <w:r w:rsidR="005543BD" w:rsidRPr="1FF3F54F">
        <w:rPr>
          <w:spacing w:val="-2"/>
          <w:kern w:val="16"/>
        </w:rPr>
        <w:t xml:space="preserve"> results.</w:t>
      </w:r>
      <w:r w:rsidR="005543BD" w:rsidRPr="005543BD">
        <w:rPr>
          <w:spacing w:val="-2"/>
          <w:kern w:val="16"/>
          <w:szCs w:val="22"/>
        </w:rPr>
        <w:br/>
      </w:r>
      <w:r w:rsidR="005543BD" w:rsidRPr="1FF3F54F">
        <w:rPr>
          <w:spacing w:val="-2"/>
          <w:kern w:val="16"/>
        </w:rPr>
        <w:t xml:space="preserve">We suggest two explanations for this </w:t>
      </w:r>
      <w:r w:rsidR="00D801FB">
        <w:rPr>
          <w:spacing w:val="-2"/>
          <w:kern w:val="16"/>
        </w:rPr>
        <w:t>outcome.</w:t>
      </w:r>
    </w:p>
    <w:p w14:paraId="1C750C53" w14:textId="77777777" w:rsidR="00D801FB" w:rsidRDefault="00D801FB" w:rsidP="00E72EAB">
      <w:pPr>
        <w:textAlignment w:val="baseline"/>
        <w:rPr>
          <w:spacing w:val="-2"/>
          <w:kern w:val="16"/>
        </w:rPr>
      </w:pPr>
    </w:p>
    <w:p w14:paraId="7B302DC0" w14:textId="6AF6E8F7" w:rsidR="005C1B77" w:rsidRPr="00CC7A7F" w:rsidRDefault="00E05054" w:rsidP="00C4529A">
      <w:pPr>
        <w:textAlignment w:val="baseline"/>
        <w:rPr>
          <w:spacing w:val="-2"/>
          <w:kern w:val="16"/>
          <w:szCs w:val="22"/>
        </w:rPr>
      </w:pPr>
      <w:r w:rsidRPr="1FF3F54F">
        <w:rPr>
          <w:spacing w:val="-2"/>
          <w:kern w:val="16"/>
        </w:rPr>
        <w:t>First, s</w:t>
      </w:r>
      <w:r w:rsidR="005543BD" w:rsidRPr="1FF3F54F">
        <w:rPr>
          <w:spacing w:val="-2"/>
          <w:kern w:val="16"/>
        </w:rPr>
        <w:t xml:space="preserve">ingle sentence contains </w:t>
      </w:r>
      <w:r w:rsidR="009B6AF5" w:rsidRPr="1FF3F54F">
        <w:rPr>
          <w:spacing w:val="-2"/>
          <w:kern w:val="16"/>
        </w:rPr>
        <w:t>less</w:t>
      </w:r>
      <w:r w:rsidR="005543BD" w:rsidRPr="1FF3F54F">
        <w:rPr>
          <w:spacing w:val="-2"/>
          <w:kern w:val="16"/>
        </w:rPr>
        <w:t xml:space="preserve"> data comparing</w:t>
      </w:r>
      <w:r w:rsidR="00D801FB">
        <w:rPr>
          <w:spacing w:val="-2"/>
          <w:kern w:val="16"/>
        </w:rPr>
        <w:t xml:space="preserve"> to multiple sentences together, </w:t>
      </w:r>
      <w:r w:rsidR="005543BD" w:rsidRPr="1FF3F54F">
        <w:rPr>
          <w:spacing w:val="-2"/>
          <w:kern w:val="16"/>
        </w:rPr>
        <w:t xml:space="preserve">as part of a </w:t>
      </w:r>
      <w:r w:rsidR="009B6AF5" w:rsidRPr="1FF3F54F">
        <w:rPr>
          <w:spacing w:val="-2"/>
          <w:kern w:val="16"/>
        </w:rPr>
        <w:t>message,</w:t>
      </w:r>
      <w:r w:rsidR="00485DAA">
        <w:rPr>
          <w:spacing w:val="-2"/>
          <w:kern w:val="16"/>
        </w:rPr>
        <w:t xml:space="preserve"> </w:t>
      </w:r>
      <w:r w:rsidR="009B6AF5" w:rsidRPr="1FF3F54F">
        <w:rPr>
          <w:spacing w:val="-2"/>
          <w:kern w:val="16"/>
        </w:rPr>
        <w:t>which</w:t>
      </w:r>
      <w:r w:rsidR="004C24AC" w:rsidRPr="1FF3F54F">
        <w:rPr>
          <w:spacing w:val="-2"/>
          <w:kern w:val="16"/>
        </w:rPr>
        <w:t xml:space="preserve"> makes </w:t>
      </w:r>
      <w:r w:rsidR="009B6AF5" w:rsidRPr="1FF3F54F">
        <w:rPr>
          <w:spacing w:val="-2"/>
          <w:kern w:val="16"/>
        </w:rPr>
        <w:t xml:space="preserve">person attribution </w:t>
      </w:r>
      <w:r w:rsidR="00C4529A">
        <w:rPr>
          <w:spacing w:val="-2"/>
          <w:kern w:val="16"/>
        </w:rPr>
        <w:t xml:space="preserve">harder. </w:t>
      </w:r>
    </w:p>
    <w:p w14:paraId="43F23897" w14:textId="77777777" w:rsidR="00C4529A" w:rsidRDefault="00F368A5" w:rsidP="00C4529A">
      <w:pPr>
        <w:textAlignment w:val="baseline"/>
        <w:rPr>
          <w:spacing w:val="-2"/>
          <w:kern w:val="16"/>
        </w:rPr>
      </w:pPr>
      <w:r w:rsidRPr="1FF3F54F">
        <w:rPr>
          <w:spacing w:val="-2"/>
          <w:kern w:val="16"/>
        </w:rPr>
        <w:t xml:space="preserve">Looking at </w:t>
      </w:r>
      <w:r w:rsidR="005543BD" w:rsidRPr="1FF3F54F">
        <w:rPr>
          <w:spacing w:val="-2"/>
          <w:kern w:val="16"/>
        </w:rPr>
        <w:t xml:space="preserve">cluster </w:t>
      </w:r>
      <w:r w:rsidR="00C4529A">
        <w:rPr>
          <w:spacing w:val="-2"/>
          <w:kern w:val="16"/>
        </w:rPr>
        <w:t>results</w:t>
      </w:r>
      <w:r w:rsidR="005543BD" w:rsidRPr="1FF3F54F">
        <w:rPr>
          <w:spacing w:val="-2"/>
          <w:kern w:val="16"/>
        </w:rPr>
        <w:t xml:space="preserve"> </w:t>
      </w:r>
      <w:r w:rsidR="00ED344B">
        <w:rPr>
          <w:spacing w:val="-2"/>
          <w:kern w:val="16"/>
        </w:rPr>
        <w:t xml:space="preserve">for messages and </w:t>
      </w:r>
      <w:r w:rsidR="005543BD" w:rsidRPr="1FF3F54F">
        <w:rPr>
          <w:spacing w:val="-2"/>
          <w:kern w:val="16"/>
        </w:rPr>
        <w:t xml:space="preserve">corresponding sentences, </w:t>
      </w:r>
      <w:r>
        <w:fldChar w:fldCharType="begin"/>
      </w:r>
      <w:r>
        <w:rPr>
          <w:spacing w:val="-2"/>
          <w:kern w:val="16"/>
          <w:szCs w:val="22"/>
        </w:rPr>
        <w:instrText xml:space="preserve"> REF _Ref524183888 \h </w:instrText>
      </w:r>
      <w:r>
        <w:rPr>
          <w:spacing w:val="-2"/>
          <w:kern w:val="16"/>
          <w:szCs w:val="22"/>
        </w:rPr>
        <w:fldChar w:fldCharType="end"/>
      </w:r>
      <w:r w:rsidR="002B6B41" w:rsidRPr="1FF3F54F">
        <w:rPr>
          <w:spacing w:val="-2"/>
          <w:kern w:val="16"/>
        </w:rPr>
        <w:t xml:space="preserve">we can see that </w:t>
      </w:r>
      <w:r w:rsidR="00F05C35" w:rsidRPr="1FF3F54F">
        <w:rPr>
          <w:spacing w:val="-2"/>
          <w:kern w:val="16"/>
        </w:rPr>
        <w:t xml:space="preserve">cluster </w:t>
      </w:r>
      <w:r w:rsidR="002B6B41" w:rsidRPr="1FF3F54F">
        <w:rPr>
          <w:spacing w:val="-2"/>
          <w:kern w:val="16"/>
        </w:rPr>
        <w:t xml:space="preserve">distribution is with much </w:t>
      </w:r>
      <w:r w:rsidR="005543BD" w:rsidRPr="1FF3F54F">
        <w:rPr>
          <w:spacing w:val="-2"/>
          <w:kern w:val="16"/>
        </w:rPr>
        <w:t>higher variance</w:t>
      </w:r>
      <w:r w:rsidR="00ED344B">
        <w:rPr>
          <w:spacing w:val="-2"/>
          <w:kern w:val="16"/>
        </w:rPr>
        <w:t xml:space="preserve"> for sentences </w:t>
      </w:r>
      <w:r w:rsidR="00C4529A">
        <w:rPr>
          <w:spacing w:val="-2"/>
          <w:kern w:val="16"/>
        </w:rPr>
        <w:t>use case</w:t>
      </w:r>
      <w:r w:rsidR="00ED344B">
        <w:t>.</w:t>
      </w:r>
      <w:r w:rsidR="00ED344B">
        <w:br/>
      </w:r>
      <w:proofErr w:type="gramStart"/>
      <w:r w:rsidR="002C0BD6" w:rsidRPr="1FF3F54F">
        <w:rPr>
          <w:spacing w:val="-2"/>
          <w:kern w:val="16"/>
        </w:rPr>
        <w:t>it</w:t>
      </w:r>
      <w:proofErr w:type="gramEnd"/>
      <w:r w:rsidR="002767F1" w:rsidRPr="1FF3F54F">
        <w:rPr>
          <w:spacing w:val="-2"/>
          <w:kern w:val="16"/>
        </w:rPr>
        <w:t xml:space="preserve"> can</w:t>
      </w:r>
      <w:r w:rsidR="005543BD" w:rsidRPr="1FF3F54F">
        <w:t xml:space="preserve"> </w:t>
      </w:r>
      <w:r w:rsidR="00E21FB8" w:rsidRPr="1FF3F54F">
        <w:rPr>
          <w:spacing w:val="-2"/>
          <w:kern w:val="16"/>
        </w:rPr>
        <w:t>suggest</w:t>
      </w:r>
      <w:r w:rsidR="005543BD" w:rsidRPr="1FF3F54F">
        <w:rPr>
          <w:spacing w:val="-2"/>
          <w:kern w:val="16"/>
        </w:rPr>
        <w:t xml:space="preserve"> that </w:t>
      </w:r>
      <w:r w:rsidR="00494E9D" w:rsidRPr="1FF3F54F">
        <w:rPr>
          <w:spacing w:val="-2"/>
          <w:kern w:val="16"/>
        </w:rPr>
        <w:t>referring to an</w:t>
      </w:r>
      <w:r w:rsidR="00555116" w:rsidRPr="1FF3F54F">
        <w:rPr>
          <w:spacing w:val="-2"/>
          <w:kern w:val="16"/>
        </w:rPr>
        <w:t xml:space="preserve"> entire document and </w:t>
      </w:r>
      <w:r w:rsidR="00ED344B">
        <w:rPr>
          <w:spacing w:val="-2"/>
          <w:kern w:val="16"/>
        </w:rPr>
        <w:t xml:space="preserve">using </w:t>
      </w:r>
      <w:r w:rsidR="00555116" w:rsidRPr="1FF3F54F">
        <w:rPr>
          <w:spacing w:val="-2"/>
          <w:kern w:val="16"/>
        </w:rPr>
        <w:t xml:space="preserve">the order of sentences within holds additional information relevant for clustering which the </w:t>
      </w:r>
      <w:r w:rsidR="005543BD" w:rsidRPr="1FF3F54F">
        <w:rPr>
          <w:spacing w:val="-2"/>
          <w:kern w:val="16"/>
        </w:rPr>
        <w:t xml:space="preserve">representation of a single sentence </w:t>
      </w:r>
      <w:r w:rsidR="00555116" w:rsidRPr="1FF3F54F">
        <w:rPr>
          <w:spacing w:val="-2"/>
          <w:kern w:val="16"/>
        </w:rPr>
        <w:t>is missing.</w:t>
      </w:r>
    </w:p>
    <w:p w14:paraId="2E9A48A3" w14:textId="7D68DE9C" w:rsidR="001A74BB" w:rsidRDefault="00C4529A" w:rsidP="004C234B">
      <w:pPr>
        <w:textAlignment w:val="baseline"/>
        <w:rPr>
          <w:spacing w:val="-2"/>
          <w:kern w:val="16"/>
          <w:szCs w:val="22"/>
        </w:rPr>
      </w:pPr>
      <w:r>
        <w:rPr>
          <w:spacing w:val="-2"/>
          <w:kern w:val="16"/>
        </w:rPr>
        <w:t>An</w:t>
      </w:r>
      <w:r w:rsidRPr="1FF3F54F">
        <w:rPr>
          <w:spacing w:val="-2"/>
          <w:kern w:val="16"/>
        </w:rPr>
        <w:t xml:space="preserve"> example from </w:t>
      </w:r>
      <w:r w:rsidRPr="1FF3F54F">
        <w:rPr>
          <w:i/>
          <w:iCs/>
          <w:spacing w:val="-2"/>
          <w:kern w:val="16"/>
        </w:rPr>
        <w:t xml:space="preserve">Aaron Pressman’s </w:t>
      </w:r>
      <w:r w:rsidRPr="1FF3F54F">
        <w:rPr>
          <w:spacing w:val="-2"/>
          <w:kern w:val="16"/>
        </w:rPr>
        <w:t xml:space="preserve">10 first messages (documents), which corresponds </w:t>
      </w:r>
      <w:r>
        <w:rPr>
          <w:spacing w:val="-2"/>
          <w:kern w:val="16"/>
        </w:rPr>
        <w:t xml:space="preserve">to ~100 single sentences presented in </w:t>
      </w:r>
      <w:r w:rsidR="004C234B">
        <w:fldChar w:fldCharType="begin"/>
      </w:r>
      <w:r w:rsidR="004C234B">
        <w:rPr>
          <w:spacing w:val="-2"/>
          <w:kern w:val="16"/>
        </w:rPr>
        <w:instrText xml:space="preserve"> REF _Ref524620709 \h </w:instrText>
      </w:r>
      <w:r w:rsidR="004C234B">
        <w:fldChar w:fldCharType="separate"/>
      </w:r>
      <w:r w:rsidR="004C234B" w:rsidRPr="00EE2FC7">
        <w:rPr>
          <w:szCs w:val="22"/>
        </w:rPr>
        <w:t xml:space="preserve">Table </w:t>
      </w:r>
      <w:r w:rsidR="004C234B" w:rsidRPr="00EE2FC7">
        <w:rPr>
          <w:noProof/>
          <w:szCs w:val="22"/>
        </w:rPr>
        <w:t>2</w:t>
      </w:r>
      <w:r w:rsidR="004C234B">
        <w:fldChar w:fldCharType="end"/>
      </w:r>
      <w:r w:rsidR="004C234B">
        <w:t xml:space="preserve"> </w:t>
      </w:r>
      <w:r w:rsidRPr="004C234B">
        <w:t xml:space="preserve">and </w:t>
      </w:r>
      <w:r w:rsidR="004C234B">
        <w:fldChar w:fldCharType="begin"/>
      </w:r>
      <w:r w:rsidR="004C234B">
        <w:instrText xml:space="preserve"> REF _Ref524620658 \h </w:instrText>
      </w:r>
      <w:r w:rsidR="004C234B">
        <w:fldChar w:fldCharType="separate"/>
      </w:r>
      <w:r w:rsidR="004C234B" w:rsidRPr="00EE2FC7">
        <w:rPr>
          <w:szCs w:val="22"/>
        </w:rPr>
        <w:t xml:space="preserve">Table </w:t>
      </w:r>
      <w:r w:rsidR="004C234B" w:rsidRPr="00EE2FC7">
        <w:rPr>
          <w:noProof/>
          <w:szCs w:val="22"/>
        </w:rPr>
        <w:t>3</w:t>
      </w:r>
      <w:r w:rsidR="004C234B">
        <w:fldChar w:fldCharType="end"/>
      </w:r>
      <w:r w:rsidR="004C234B">
        <w:t xml:space="preserve">, </w:t>
      </w:r>
      <w:r>
        <w:rPr>
          <w:highlight w:val="yellow"/>
        </w:rPr>
        <w:fldChar w:fldCharType="begin"/>
      </w:r>
      <w:r>
        <w:rPr>
          <w:highlight w:val="yellow"/>
        </w:rPr>
        <w:instrText xml:space="preserve"> REF _Ref524808322 \h </w:instrText>
      </w:r>
      <w:r>
        <w:rPr>
          <w:highlight w:val="yellow"/>
        </w:rPr>
      </w:r>
      <w:r>
        <w:rPr>
          <w:highlight w:val="yellow"/>
        </w:rPr>
        <w:fldChar w:fldCharType="separate"/>
      </w:r>
      <w:r w:rsidRPr="00FD0ACA">
        <w:t xml:space="preserve">Appendix </w:t>
      </w:r>
      <w:r>
        <w:t>D</w:t>
      </w:r>
      <w:r w:rsidRPr="00FD0ACA">
        <w:t xml:space="preserve">- </w:t>
      </w:r>
      <w:r>
        <w:t>Unsupervised learning</w:t>
      </w:r>
      <w:r>
        <w:rPr>
          <w:highlight w:val="yellow"/>
        </w:rPr>
        <w:fldChar w:fldCharType="end"/>
      </w:r>
      <w:r w:rsidRPr="00D801FB">
        <w:rPr>
          <w:highlight w:val="yellow"/>
        </w:rPr>
        <w:fldChar w:fldCharType="begin"/>
      </w:r>
      <w:r w:rsidRPr="00D801FB">
        <w:rPr>
          <w:spacing w:val="-2"/>
          <w:kern w:val="16"/>
          <w:szCs w:val="22"/>
          <w:highlight w:val="yellow"/>
        </w:rPr>
        <w:instrText xml:space="preserve"> REF _Ref524620658 \h </w:instrText>
      </w:r>
      <w:r>
        <w:rPr>
          <w:highlight w:val="yellow"/>
        </w:rPr>
        <w:instrText xml:space="preserve"> \* MERGEFORMAT </w:instrText>
      </w:r>
      <w:r w:rsidRPr="00D801FB">
        <w:rPr>
          <w:highlight w:val="yellow"/>
        </w:rPr>
      </w:r>
      <w:r w:rsidRPr="00D801FB">
        <w:rPr>
          <w:spacing w:val="-2"/>
          <w:kern w:val="16"/>
          <w:szCs w:val="22"/>
          <w:highlight w:val="yellow"/>
        </w:rPr>
        <w:fldChar w:fldCharType="end"/>
      </w:r>
      <w:r w:rsidR="004C234B">
        <w:t>.</w:t>
      </w:r>
      <w:r w:rsidRPr="00CC7A7F">
        <w:rPr>
          <w:spacing w:val="-2"/>
          <w:kern w:val="16"/>
          <w:szCs w:val="22"/>
        </w:rPr>
        <w:t xml:space="preserve"> </w:t>
      </w:r>
      <w:r w:rsidR="00555116" w:rsidRPr="1FF3F54F">
        <w:rPr>
          <w:spacing w:val="-2"/>
          <w:kern w:val="16"/>
        </w:rPr>
        <w:t xml:space="preserve"> </w:t>
      </w:r>
    </w:p>
    <w:p w14:paraId="4AD3E54C" w14:textId="664B3E98" w:rsidR="00E05054" w:rsidRDefault="00E05054" w:rsidP="00E05054">
      <w:pPr>
        <w:textAlignment w:val="baseline"/>
        <w:rPr>
          <w:spacing w:val="-2"/>
          <w:kern w:val="16"/>
          <w:szCs w:val="22"/>
        </w:rPr>
      </w:pPr>
    </w:p>
    <w:p w14:paraId="175F84E5" w14:textId="77777777" w:rsidR="00343966" w:rsidRDefault="00B3371D" w:rsidP="00343966">
      <w:pPr>
        <w:textAlignment w:val="baseline"/>
        <w:rPr>
          <w:spacing w:val="-2"/>
          <w:kern w:val="16"/>
        </w:rPr>
      </w:pPr>
      <w:r w:rsidRPr="1FF3F54F">
        <w:rPr>
          <w:spacing w:val="-2"/>
          <w:kern w:val="16"/>
        </w:rPr>
        <w:t>Second,</w:t>
      </w:r>
      <w:r w:rsidR="00E05054" w:rsidRPr="1FF3F54F">
        <w:rPr>
          <w:spacing w:val="-2"/>
          <w:kern w:val="16"/>
        </w:rPr>
        <w:t xml:space="preserve"> w</w:t>
      </w:r>
      <w:r w:rsidR="00152E62" w:rsidRPr="1FF3F54F">
        <w:rPr>
          <w:spacing w:val="-2"/>
          <w:kern w:val="16"/>
        </w:rPr>
        <w:t>hen clustering according to</w:t>
      </w:r>
      <w:r w:rsidR="005543BD" w:rsidRPr="1FF3F54F">
        <w:t xml:space="preserve"> </w:t>
      </w:r>
      <w:r w:rsidR="00E05054" w:rsidRPr="1FF3F54F">
        <w:rPr>
          <w:spacing w:val="-2"/>
          <w:kern w:val="16"/>
        </w:rPr>
        <w:t>sentences</w:t>
      </w:r>
      <w:proofErr w:type="gramStart"/>
      <w:r w:rsidR="00E05054" w:rsidRPr="1FF3F54F">
        <w:rPr>
          <w:spacing w:val="-2"/>
          <w:kern w:val="16"/>
        </w:rPr>
        <w:t>;</w:t>
      </w:r>
      <w:proofErr w:type="gramEnd"/>
      <w:r w:rsidR="00152E62" w:rsidRPr="1FF3F54F">
        <w:rPr>
          <w:spacing w:val="-2"/>
          <w:kern w:val="16"/>
        </w:rPr>
        <w:t xml:space="preserve"> we are removing the </w:t>
      </w:r>
      <w:r w:rsidR="001C2964">
        <w:rPr>
          <w:spacing w:val="-2"/>
          <w:kern w:val="16"/>
        </w:rPr>
        <w:t xml:space="preserve">inner dependencies of </w:t>
      </w:r>
      <w:r w:rsidR="00152E62" w:rsidRPr="1FF3F54F">
        <w:rPr>
          <w:spacing w:val="-2"/>
          <w:kern w:val="16"/>
        </w:rPr>
        <w:t xml:space="preserve">sentence, </w:t>
      </w:r>
      <w:r w:rsidR="002B29D8">
        <w:rPr>
          <w:spacing w:val="-2"/>
          <w:kern w:val="16"/>
        </w:rPr>
        <w:t>inside</w:t>
      </w:r>
      <w:r w:rsidR="00152E62" w:rsidRPr="1FF3F54F">
        <w:rPr>
          <w:spacing w:val="-2"/>
          <w:kern w:val="16"/>
        </w:rPr>
        <w:t xml:space="preserve"> </w:t>
      </w:r>
      <w:r w:rsidR="00555116" w:rsidRPr="1FF3F54F">
        <w:rPr>
          <w:spacing w:val="-2"/>
          <w:kern w:val="16"/>
        </w:rPr>
        <w:t xml:space="preserve">the same </w:t>
      </w:r>
      <w:r w:rsidR="005543BD" w:rsidRPr="1FF3F54F">
        <w:rPr>
          <w:spacing w:val="-2"/>
          <w:kern w:val="16"/>
        </w:rPr>
        <w:t>message</w:t>
      </w:r>
      <w:r w:rsidR="00042D35" w:rsidRPr="1FF3F54F">
        <w:t>.</w:t>
      </w:r>
      <w:r w:rsidR="00152E62" w:rsidRPr="1FF3F54F">
        <w:t xml:space="preserve"> </w:t>
      </w:r>
      <w:r w:rsidR="001C2964">
        <w:rPr>
          <w:spacing w:val="-2"/>
          <w:kern w:val="16"/>
        </w:rPr>
        <w:t>One</w:t>
      </w:r>
      <w:r w:rsidR="002661B4" w:rsidRPr="1FF3F54F">
        <w:rPr>
          <w:spacing w:val="-2"/>
          <w:kern w:val="16"/>
        </w:rPr>
        <w:t xml:space="preserve"> example</w:t>
      </w:r>
      <w:r w:rsidR="001C2964">
        <w:rPr>
          <w:spacing w:val="-2"/>
          <w:kern w:val="16"/>
        </w:rPr>
        <w:t xml:space="preserve"> could be</w:t>
      </w:r>
      <w:r w:rsidR="002661B4" w:rsidRPr="1FF3F54F">
        <w:rPr>
          <w:spacing w:val="-2"/>
          <w:kern w:val="16"/>
        </w:rPr>
        <w:t xml:space="preserve"> that one author is using a unique term in </w:t>
      </w:r>
      <w:proofErr w:type="gramStart"/>
      <w:r w:rsidR="002661B4" w:rsidRPr="1FF3F54F">
        <w:rPr>
          <w:spacing w:val="-2"/>
          <w:kern w:val="16"/>
        </w:rPr>
        <w:t xml:space="preserve">each and </w:t>
      </w:r>
      <w:r w:rsidR="004A7512">
        <w:rPr>
          <w:spacing w:val="-2"/>
          <w:kern w:val="16"/>
        </w:rPr>
        <w:t>every</w:t>
      </w:r>
      <w:proofErr w:type="gramEnd"/>
      <w:r w:rsidR="004A7512">
        <w:rPr>
          <w:spacing w:val="-2"/>
          <w:kern w:val="16"/>
        </w:rPr>
        <w:t xml:space="preserve"> </w:t>
      </w:r>
      <w:r w:rsidR="002661B4" w:rsidRPr="1FF3F54F">
        <w:rPr>
          <w:spacing w:val="-2"/>
          <w:kern w:val="16"/>
        </w:rPr>
        <w:t xml:space="preserve">document, but not necessary this term will show up in every sentence of the message. </w:t>
      </w:r>
      <w:r w:rsidR="005543BD" w:rsidRPr="00E9357B">
        <w:rPr>
          <w:spacing w:val="-2"/>
          <w:kern w:val="16"/>
          <w:szCs w:val="22"/>
        </w:rPr>
        <w:br/>
      </w:r>
      <w:r w:rsidR="005543BD" w:rsidRPr="1FF3F54F">
        <w:rPr>
          <w:spacing w:val="-2"/>
          <w:kern w:val="16"/>
        </w:rPr>
        <w:t>Aaron’s “120600newsML” message</w:t>
      </w:r>
      <w:r w:rsidR="001C2964">
        <w:rPr>
          <w:spacing w:val="-2"/>
          <w:kern w:val="16"/>
        </w:rPr>
        <w:t xml:space="preserve">, for example, </w:t>
      </w:r>
      <w:r w:rsidR="004A7512">
        <w:rPr>
          <w:spacing w:val="-2"/>
          <w:kern w:val="16"/>
        </w:rPr>
        <w:t>show</w:t>
      </w:r>
      <w:r w:rsidR="001C2964">
        <w:rPr>
          <w:spacing w:val="-2"/>
          <w:kern w:val="16"/>
        </w:rPr>
        <w:t xml:space="preserve"> that </w:t>
      </w:r>
      <w:r w:rsidR="00343966">
        <w:rPr>
          <w:spacing w:val="-2"/>
          <w:kern w:val="16"/>
        </w:rPr>
        <w:t xml:space="preserve">for top </w:t>
      </w:r>
      <w:r w:rsidR="005543BD" w:rsidRPr="1FF3F54F">
        <w:rPr>
          <w:spacing w:val="-2"/>
          <w:kern w:val="16"/>
        </w:rPr>
        <w:t xml:space="preserve">10 </w:t>
      </w:r>
      <w:r w:rsidR="00EE4816" w:rsidRPr="1FF3F54F">
        <w:rPr>
          <w:spacing w:val="-2"/>
          <w:kern w:val="16"/>
        </w:rPr>
        <w:t>sentences in the above message</w:t>
      </w:r>
      <w:r w:rsidR="001C2964">
        <w:rPr>
          <w:spacing w:val="-2"/>
          <w:kern w:val="16"/>
        </w:rPr>
        <w:t xml:space="preserve"> </w:t>
      </w:r>
      <w:r w:rsidR="001C2964">
        <w:t>(see</w:t>
      </w:r>
      <w:r w:rsidR="004A7512">
        <w:t xml:space="preserve"> </w:t>
      </w:r>
      <w:r w:rsidR="004A7512">
        <w:fldChar w:fldCharType="begin"/>
      </w:r>
      <w:r w:rsidR="004A7512">
        <w:instrText xml:space="preserve"> REF _Ref524620764 \h </w:instrText>
      </w:r>
      <w:r w:rsidR="004A7512">
        <w:fldChar w:fldCharType="separate"/>
      </w:r>
      <w:r w:rsidR="004A7512" w:rsidRPr="00EE2FC7">
        <w:rPr>
          <w:szCs w:val="22"/>
        </w:rPr>
        <w:t xml:space="preserve">Table </w:t>
      </w:r>
      <w:r w:rsidR="004A7512" w:rsidRPr="00EE2FC7">
        <w:rPr>
          <w:noProof/>
          <w:szCs w:val="22"/>
        </w:rPr>
        <w:t>4</w:t>
      </w:r>
      <w:r w:rsidR="004A7512">
        <w:fldChar w:fldCharType="end"/>
      </w:r>
      <w:r w:rsidR="004A7512">
        <w:t xml:space="preserve">, </w:t>
      </w:r>
      <w:r w:rsidR="004A7512">
        <w:fldChar w:fldCharType="begin"/>
      </w:r>
      <w:r w:rsidR="004A7512">
        <w:instrText xml:space="preserve"> REF _Ref524808322 \h </w:instrText>
      </w:r>
      <w:r w:rsidR="004A7512">
        <w:fldChar w:fldCharType="separate"/>
      </w:r>
      <w:r w:rsidR="004A7512" w:rsidRPr="00FD0ACA">
        <w:t xml:space="preserve">Appendix </w:t>
      </w:r>
      <w:r w:rsidR="004A7512">
        <w:t>D</w:t>
      </w:r>
      <w:r w:rsidR="004A7512" w:rsidRPr="00FD0ACA">
        <w:t xml:space="preserve">- </w:t>
      </w:r>
      <w:r w:rsidR="004A7512">
        <w:t>Unsupervised learning</w:t>
      </w:r>
      <w:r w:rsidR="004A7512">
        <w:fldChar w:fldCharType="end"/>
      </w:r>
      <w:r w:rsidR="001C2964">
        <w:t>)</w:t>
      </w:r>
      <w:r w:rsidR="001C2964">
        <w:fldChar w:fldCharType="begin"/>
      </w:r>
      <w:r w:rsidR="001C2964">
        <w:rPr>
          <w:spacing w:val="-2"/>
          <w:kern w:val="16"/>
          <w:szCs w:val="22"/>
        </w:rPr>
        <w:instrText xml:space="preserve"> REF _Ref524620658 \h </w:instrText>
      </w:r>
      <w:r w:rsidR="001C2964">
        <w:rPr>
          <w:spacing w:val="-2"/>
          <w:kern w:val="16"/>
          <w:szCs w:val="22"/>
        </w:rPr>
        <w:fldChar w:fldCharType="end"/>
      </w:r>
      <w:r w:rsidR="001C2964">
        <w:t>, the</w:t>
      </w:r>
      <w:r w:rsidR="001C2964" w:rsidRPr="00CC7A7F">
        <w:rPr>
          <w:spacing w:val="-2"/>
          <w:kern w:val="16"/>
          <w:szCs w:val="22"/>
        </w:rPr>
        <w:t xml:space="preserve"> </w:t>
      </w:r>
      <w:r w:rsidR="006C61D5" w:rsidRPr="00E05054">
        <w:fldChar w:fldCharType="begin"/>
      </w:r>
      <w:r w:rsidR="006C61D5" w:rsidRPr="00E05054">
        <w:rPr>
          <w:spacing w:val="-2"/>
          <w:kern w:val="16"/>
          <w:szCs w:val="22"/>
        </w:rPr>
        <w:instrText xml:space="preserve"> REF _Ref524466876 \h </w:instrText>
      </w:r>
      <w:r w:rsidR="006C61D5" w:rsidRPr="00E05054">
        <w:rPr>
          <w:spacing w:val="-2"/>
          <w:kern w:val="16"/>
          <w:szCs w:val="22"/>
        </w:rPr>
        <w:fldChar w:fldCharType="end"/>
      </w:r>
      <w:r w:rsidR="005543BD" w:rsidRPr="1FF3F54F">
        <w:rPr>
          <w:spacing w:val="-2"/>
          <w:kern w:val="16"/>
        </w:rPr>
        <w:t>majority</w:t>
      </w:r>
      <w:r w:rsidR="00937BF0" w:rsidRPr="1FF3F54F">
        <w:t>,</w:t>
      </w:r>
      <w:r w:rsidR="005543BD" w:rsidRPr="1FF3F54F">
        <w:rPr>
          <w:spacing w:val="-2"/>
          <w:kern w:val="16"/>
        </w:rPr>
        <w:t xml:space="preserve"> 7/10 sentences</w:t>
      </w:r>
      <w:r w:rsidR="00937BF0" w:rsidRPr="1FF3F54F">
        <w:t>,</w:t>
      </w:r>
      <w:r w:rsidR="005543BD" w:rsidRPr="1FF3F54F">
        <w:rPr>
          <w:spacing w:val="-2"/>
          <w:kern w:val="16"/>
        </w:rPr>
        <w:t xml:space="preserve"> gr</w:t>
      </w:r>
      <w:r w:rsidR="00EE4816" w:rsidRPr="1FF3F54F">
        <w:rPr>
          <w:spacing w:val="-2"/>
          <w:kern w:val="16"/>
        </w:rPr>
        <w:t xml:space="preserve">ouped into </w:t>
      </w:r>
      <w:r w:rsidR="001C2964">
        <w:rPr>
          <w:spacing w:val="-2"/>
          <w:kern w:val="16"/>
        </w:rPr>
        <w:t xml:space="preserve">only </w:t>
      </w:r>
      <w:r w:rsidR="00E52914" w:rsidRPr="1FF3F54F">
        <w:rPr>
          <w:spacing w:val="-2"/>
          <w:kern w:val="16"/>
        </w:rPr>
        <w:t>two</w:t>
      </w:r>
      <w:r w:rsidR="00EE4816" w:rsidRPr="1FF3F54F">
        <w:rPr>
          <w:spacing w:val="-2"/>
          <w:kern w:val="16"/>
        </w:rPr>
        <w:t xml:space="preserve"> different clusters. </w:t>
      </w:r>
    </w:p>
    <w:p w14:paraId="2B9C27A8" w14:textId="4F7D7ADB" w:rsidR="005C1B77" w:rsidRPr="00E05054" w:rsidRDefault="00EE4816" w:rsidP="00343966">
      <w:pPr>
        <w:textAlignment w:val="baseline"/>
        <w:rPr>
          <w:spacing w:val="-2"/>
          <w:kern w:val="16"/>
          <w:szCs w:val="22"/>
        </w:rPr>
      </w:pPr>
      <w:r w:rsidRPr="1FF3F54F">
        <w:rPr>
          <w:spacing w:val="-2"/>
          <w:kern w:val="16"/>
        </w:rPr>
        <w:t>It</w:t>
      </w:r>
      <w:r w:rsidR="00CD0934" w:rsidRPr="1FF3F54F">
        <w:t xml:space="preserve"> </w:t>
      </w:r>
      <w:r w:rsidR="002661B4" w:rsidRPr="1FF3F54F">
        <w:rPr>
          <w:spacing w:val="-2"/>
          <w:kern w:val="16"/>
        </w:rPr>
        <w:t>is</w:t>
      </w:r>
      <w:r w:rsidR="005543BD" w:rsidRPr="1FF3F54F">
        <w:rPr>
          <w:spacing w:val="-2"/>
          <w:kern w:val="16"/>
        </w:rPr>
        <w:t xml:space="preserve"> probably righ</w:t>
      </w:r>
      <w:r w:rsidR="002661B4" w:rsidRPr="1FF3F54F">
        <w:rPr>
          <w:spacing w:val="-2"/>
          <w:kern w:val="16"/>
        </w:rPr>
        <w:t>t to assume</w:t>
      </w:r>
      <w:r w:rsidR="005543BD" w:rsidRPr="1FF3F54F">
        <w:rPr>
          <w:spacing w:val="-2"/>
          <w:kern w:val="16"/>
        </w:rPr>
        <w:t xml:space="preserve"> that if we </w:t>
      </w:r>
      <w:r w:rsidR="00B22C13" w:rsidRPr="1FF3F54F">
        <w:rPr>
          <w:spacing w:val="-2"/>
          <w:kern w:val="16"/>
        </w:rPr>
        <w:t>analy</w:t>
      </w:r>
      <w:r w:rsidR="00B92D77" w:rsidRPr="1FF3F54F">
        <w:rPr>
          <w:spacing w:val="-2"/>
          <w:kern w:val="16"/>
        </w:rPr>
        <w:t>z</w:t>
      </w:r>
      <w:r w:rsidR="00B22C13" w:rsidRPr="1FF3F54F">
        <w:rPr>
          <w:spacing w:val="-2"/>
          <w:kern w:val="16"/>
        </w:rPr>
        <w:t>e</w:t>
      </w:r>
      <w:r w:rsidR="005543BD" w:rsidRPr="1FF3F54F">
        <w:rPr>
          <w:spacing w:val="-2"/>
          <w:kern w:val="16"/>
        </w:rPr>
        <w:t xml:space="preserve"> the clusters</w:t>
      </w:r>
      <w:r w:rsidR="00343966">
        <w:rPr>
          <w:spacing w:val="-2"/>
          <w:kern w:val="16"/>
        </w:rPr>
        <w:t>,</w:t>
      </w:r>
      <w:r w:rsidR="005543BD" w:rsidRPr="1FF3F54F">
        <w:rPr>
          <w:spacing w:val="-2"/>
          <w:kern w:val="16"/>
        </w:rPr>
        <w:t xml:space="preserve"> for </w:t>
      </w:r>
      <w:r w:rsidR="007F45FD" w:rsidRPr="1FF3F54F">
        <w:rPr>
          <w:spacing w:val="-2"/>
          <w:kern w:val="16"/>
        </w:rPr>
        <w:t xml:space="preserve">the </w:t>
      </w:r>
      <w:r w:rsidR="005543BD" w:rsidRPr="1FF3F54F">
        <w:rPr>
          <w:spacing w:val="-2"/>
          <w:kern w:val="16"/>
        </w:rPr>
        <w:t xml:space="preserve">whole message, these </w:t>
      </w:r>
      <w:proofErr w:type="gramStart"/>
      <w:r w:rsidR="005543BD" w:rsidRPr="1FF3F54F">
        <w:rPr>
          <w:spacing w:val="-2"/>
          <w:kern w:val="16"/>
        </w:rPr>
        <w:t>7</w:t>
      </w:r>
      <w:proofErr w:type="gramEnd"/>
      <w:r w:rsidR="005543BD" w:rsidRPr="1FF3F54F">
        <w:rPr>
          <w:spacing w:val="-2"/>
          <w:kern w:val="16"/>
        </w:rPr>
        <w:t xml:space="preserve"> sentences </w:t>
      </w:r>
      <w:r w:rsidR="002661B4" w:rsidRPr="1FF3F54F">
        <w:rPr>
          <w:spacing w:val="-2"/>
          <w:kern w:val="16"/>
        </w:rPr>
        <w:t xml:space="preserve">would tip the scales </w:t>
      </w:r>
      <w:r w:rsidR="003E157D" w:rsidRPr="1FF3F54F">
        <w:rPr>
          <w:spacing w:val="-2"/>
          <w:kern w:val="16"/>
        </w:rPr>
        <w:t xml:space="preserve">regarding </w:t>
      </w:r>
      <w:r w:rsidR="002661B4" w:rsidRPr="1FF3F54F">
        <w:rPr>
          <w:spacing w:val="-2"/>
          <w:kern w:val="16"/>
        </w:rPr>
        <w:t xml:space="preserve">the </w:t>
      </w:r>
      <w:r w:rsidR="002F1000" w:rsidRPr="1FF3F54F">
        <w:rPr>
          <w:spacing w:val="-2"/>
          <w:kern w:val="16"/>
        </w:rPr>
        <w:t>whole message cluster</w:t>
      </w:r>
      <w:r w:rsidR="002661B4" w:rsidRPr="1FF3F54F">
        <w:t>.</w:t>
      </w:r>
      <w:r w:rsidR="005543BD" w:rsidRPr="00E05054">
        <w:rPr>
          <w:spacing w:val="-2"/>
          <w:kern w:val="16"/>
          <w:szCs w:val="22"/>
        </w:rPr>
        <w:br/>
      </w:r>
      <w:r w:rsidR="00343966">
        <w:rPr>
          <w:spacing w:val="-2"/>
          <w:kern w:val="16"/>
        </w:rPr>
        <w:t>I</w:t>
      </w:r>
      <w:r w:rsidR="00320ED7" w:rsidRPr="1FF3F54F">
        <w:rPr>
          <w:spacing w:val="-2"/>
          <w:kern w:val="16"/>
        </w:rPr>
        <w:t xml:space="preserve">ntuition for </w:t>
      </w:r>
      <w:r w:rsidR="004177C2" w:rsidRPr="1FF3F54F">
        <w:rPr>
          <w:spacing w:val="-2"/>
          <w:kern w:val="16"/>
        </w:rPr>
        <w:t xml:space="preserve">this scenario </w:t>
      </w:r>
      <w:r w:rsidR="004965EC" w:rsidRPr="1FF3F54F">
        <w:rPr>
          <w:spacing w:val="-2"/>
          <w:kern w:val="16"/>
        </w:rPr>
        <w:t xml:space="preserve">can </w:t>
      </w:r>
      <w:r w:rsidR="005543BD" w:rsidRPr="1FF3F54F">
        <w:rPr>
          <w:spacing w:val="-2"/>
          <w:kern w:val="16"/>
        </w:rPr>
        <w:t xml:space="preserve">give us a chance </w:t>
      </w:r>
      <w:r w:rsidR="00D13E96" w:rsidRPr="1FF3F54F">
        <w:rPr>
          <w:spacing w:val="-2"/>
          <w:kern w:val="16"/>
        </w:rPr>
        <w:t xml:space="preserve">of </w:t>
      </w:r>
      <w:r w:rsidR="005543BD" w:rsidRPr="1FF3F54F">
        <w:rPr>
          <w:spacing w:val="-2"/>
          <w:kern w:val="16"/>
        </w:rPr>
        <w:t>at least 50% to be right for the whole message, which is better than 40% that we had in the sentence scenario.</w:t>
      </w:r>
      <w:r w:rsidR="005543BD" w:rsidRPr="00E05054">
        <w:rPr>
          <w:spacing w:val="-2"/>
          <w:kern w:val="16"/>
          <w:szCs w:val="22"/>
        </w:rPr>
        <w:br/>
      </w:r>
      <w:proofErr w:type="gramStart"/>
      <w:r w:rsidR="000061A5">
        <w:rPr>
          <w:spacing w:val="-2"/>
          <w:kern w:val="16"/>
        </w:rPr>
        <w:t>to</w:t>
      </w:r>
      <w:proofErr w:type="gramEnd"/>
      <w:r w:rsidR="000061A5">
        <w:rPr>
          <w:spacing w:val="-2"/>
          <w:kern w:val="16"/>
        </w:rPr>
        <w:t xml:space="preserve"> </w:t>
      </w:r>
      <w:r w:rsidR="0007570A" w:rsidRPr="1FF3F54F">
        <w:rPr>
          <w:spacing w:val="-2"/>
          <w:kern w:val="16"/>
        </w:rPr>
        <w:t xml:space="preserve">conclude, </w:t>
      </w:r>
      <w:r w:rsidR="004177C2" w:rsidRPr="1FF3F54F">
        <w:rPr>
          <w:spacing w:val="-2"/>
          <w:kern w:val="16"/>
        </w:rPr>
        <w:t xml:space="preserve">the </w:t>
      </w:r>
      <w:r w:rsidR="00FA6A84" w:rsidRPr="1FF3F54F">
        <w:rPr>
          <w:spacing w:val="-2"/>
          <w:kern w:val="16"/>
        </w:rPr>
        <w:t>full message scenario</w:t>
      </w:r>
      <w:r w:rsidR="001C2964">
        <w:rPr>
          <w:spacing w:val="-2"/>
          <w:kern w:val="16"/>
        </w:rPr>
        <w:t xml:space="preserve"> </w:t>
      </w:r>
      <w:r w:rsidR="00FA6A84" w:rsidRPr="1FF3F54F">
        <w:rPr>
          <w:spacing w:val="-2"/>
          <w:kern w:val="16"/>
        </w:rPr>
        <w:t>can help us neglect</w:t>
      </w:r>
      <w:r w:rsidR="005543BD" w:rsidRPr="1FF3F54F">
        <w:rPr>
          <w:spacing w:val="-2"/>
          <w:kern w:val="16"/>
        </w:rPr>
        <w:t xml:space="preserve"> the minority sentence</w:t>
      </w:r>
      <w:r w:rsidR="00FA6A84" w:rsidRPr="1FF3F54F">
        <w:rPr>
          <w:spacing w:val="-2"/>
          <w:kern w:val="16"/>
        </w:rPr>
        <w:t>s</w:t>
      </w:r>
      <w:r w:rsidR="005543BD" w:rsidRPr="1FF3F54F">
        <w:t xml:space="preserve">, </w:t>
      </w:r>
      <w:r w:rsidR="003609D9" w:rsidRPr="1FF3F54F">
        <w:rPr>
          <w:spacing w:val="-2"/>
          <w:kern w:val="16"/>
        </w:rPr>
        <w:t xml:space="preserve">which </w:t>
      </w:r>
      <w:r w:rsidR="005543BD" w:rsidRPr="1FF3F54F">
        <w:rPr>
          <w:spacing w:val="-2"/>
          <w:kern w:val="16"/>
        </w:rPr>
        <w:t xml:space="preserve">is probably a good thing for most of the models, </w:t>
      </w:r>
      <w:r w:rsidR="003609D9" w:rsidRPr="1FF3F54F">
        <w:rPr>
          <w:spacing w:val="-2"/>
          <w:kern w:val="16"/>
        </w:rPr>
        <w:t xml:space="preserve">with a big bonus </w:t>
      </w:r>
      <w:r w:rsidR="005543BD" w:rsidRPr="1FF3F54F">
        <w:rPr>
          <w:spacing w:val="-2"/>
          <w:kern w:val="16"/>
        </w:rPr>
        <w:t xml:space="preserve">which </w:t>
      </w:r>
      <w:r w:rsidR="00E34990" w:rsidRPr="1FF3F54F">
        <w:rPr>
          <w:spacing w:val="-2"/>
          <w:kern w:val="16"/>
        </w:rPr>
        <w:t xml:space="preserve">is generating a </w:t>
      </w:r>
      <w:r w:rsidR="0007570A" w:rsidRPr="1FF3F54F">
        <w:rPr>
          <w:spacing w:val="-2"/>
          <w:kern w:val="16"/>
        </w:rPr>
        <w:t>more generative and accurate modules as a result</w:t>
      </w:r>
      <w:r w:rsidR="005543BD" w:rsidRPr="00E05054">
        <w:rPr>
          <w:spacing w:val="-2"/>
          <w:kern w:val="16"/>
          <w:szCs w:val="22"/>
        </w:rPr>
        <w:t>.</w:t>
      </w:r>
    </w:p>
    <w:p w14:paraId="0B8DEAE1" w14:textId="4D6284B0" w:rsidR="005C16AF" w:rsidRDefault="005C16AF" w:rsidP="008B3D5F">
      <w:pPr>
        <w:pStyle w:val="Heading2"/>
        <w:numPr>
          <w:ilvl w:val="2"/>
          <w:numId w:val="1"/>
        </w:numPr>
      </w:pPr>
      <w:r>
        <w:t xml:space="preserve">Best </w:t>
      </w:r>
      <w:r w:rsidR="008B3D5F">
        <w:t>method</w:t>
      </w:r>
      <w:r>
        <w:t xml:space="preserve"> &amp; conclusions</w:t>
      </w:r>
    </w:p>
    <w:p w14:paraId="53A66F7F" w14:textId="15DE781B" w:rsidR="00343966" w:rsidRDefault="00343966" w:rsidP="002D2226">
      <w:r>
        <w:t>Refer to clustering generated using messages granularity.</w:t>
      </w:r>
    </w:p>
    <w:p w14:paraId="0D7ED31C" w14:textId="1BDEF695" w:rsidR="00575B1B" w:rsidRDefault="00821F9E" w:rsidP="002D2226">
      <w:r>
        <w:t xml:space="preserve">After many experiments with different sets of features, </w:t>
      </w:r>
      <w:r w:rsidR="002D2226">
        <w:fldChar w:fldCharType="begin"/>
      </w:r>
      <w:r w:rsidR="002D2226">
        <w:instrText xml:space="preserve"> REF _Ref524647217 \h </w:instrText>
      </w:r>
      <w:r w:rsidR="002D2226">
        <w:fldChar w:fldCharType="end"/>
      </w:r>
      <w:r w:rsidR="002D2226">
        <w:fldChar w:fldCharType="begin"/>
      </w:r>
      <w:r w:rsidR="002D2226">
        <w:instrText xml:space="preserve"> REF _Ref524647222 \h </w:instrText>
      </w:r>
      <w:r w:rsidR="002D2226">
        <w:fldChar w:fldCharType="separate"/>
      </w:r>
      <w:r w:rsidR="001F0A1D" w:rsidRPr="1FF3F54F">
        <w:t>Figure 3</w:t>
      </w:r>
      <w:r w:rsidR="002D2226">
        <w:fldChar w:fldCharType="end"/>
      </w:r>
      <w:r w:rsidR="00326A89">
        <w:t xml:space="preserve"> was </w:t>
      </w:r>
      <w:r w:rsidR="006C6A5F">
        <w:fldChar w:fldCharType="begin"/>
      </w:r>
      <w:r w:rsidR="006C6A5F">
        <w:instrText xml:space="preserve"> REF _Ref524441942 \h </w:instrText>
      </w:r>
      <w:r w:rsidR="006C6A5F">
        <w:fldChar w:fldCharType="end"/>
      </w:r>
      <w:r w:rsidR="0081543E">
        <w:t xml:space="preserve">the </w:t>
      </w:r>
      <w:r w:rsidR="00691E29">
        <w:t xml:space="preserve">model </w:t>
      </w:r>
      <w:r w:rsidR="0020606D">
        <w:t>that</w:t>
      </w:r>
      <w:r w:rsidR="003A06F9">
        <w:t xml:space="preserve"> </w:t>
      </w:r>
      <w:r w:rsidR="00B24834">
        <w:t>gave us</w:t>
      </w:r>
      <w:r w:rsidR="00691E29">
        <w:t xml:space="preserve"> the best score.</w:t>
      </w:r>
    </w:p>
    <w:p w14:paraId="33E758D2" w14:textId="11CA6833" w:rsidR="009A0BA2" w:rsidRPr="003B3945" w:rsidRDefault="009A0BA2" w:rsidP="009A0BA2">
      <w:pPr>
        <w:pStyle w:val="NormalWeb"/>
        <w:numPr>
          <w:ilvl w:val="0"/>
          <w:numId w:val="24"/>
        </w:numPr>
        <w:spacing w:before="0" w:beforeAutospacing="0" w:after="0" w:afterAutospacing="0"/>
        <w:textAlignment w:val="baseline"/>
        <w:rPr>
          <w:sz w:val="22"/>
          <w:szCs w:val="22"/>
          <w:lang w:eastAsia="de-DE"/>
        </w:rPr>
      </w:pPr>
      <w:r w:rsidRPr="1FF3F54F">
        <w:rPr>
          <w:sz w:val="22"/>
          <w:szCs w:val="22"/>
          <w:lang w:eastAsia="de-DE"/>
        </w:rPr>
        <w:t>preprocessing phase for cleaning</w:t>
      </w:r>
      <w:r w:rsidR="009212CD" w:rsidRPr="1FF3F54F">
        <w:rPr>
          <w:sz w:val="22"/>
          <w:szCs w:val="22"/>
          <w:lang w:eastAsia="de-DE"/>
        </w:rPr>
        <w:t xml:space="preserve"> and lemmatizing</w:t>
      </w:r>
      <w:r w:rsidRPr="1FF3F54F">
        <w:rPr>
          <w:sz w:val="22"/>
          <w:szCs w:val="22"/>
          <w:lang w:eastAsia="de-DE"/>
        </w:rPr>
        <w:t xml:space="preserve"> the text </w:t>
      </w:r>
    </w:p>
    <w:p w14:paraId="4D472C75" w14:textId="77777777" w:rsidR="009A0BA2" w:rsidRPr="003B3945" w:rsidRDefault="009A0BA2" w:rsidP="009A0BA2">
      <w:pPr>
        <w:pStyle w:val="NormalWeb"/>
        <w:numPr>
          <w:ilvl w:val="0"/>
          <w:numId w:val="24"/>
        </w:numPr>
        <w:spacing w:before="0" w:beforeAutospacing="0" w:after="0" w:afterAutospacing="0"/>
        <w:textAlignment w:val="baseline"/>
        <w:rPr>
          <w:sz w:val="22"/>
          <w:szCs w:val="22"/>
          <w:lang w:eastAsia="de-DE"/>
        </w:rPr>
      </w:pPr>
      <w:r w:rsidRPr="1FF3F54F">
        <w:rPr>
          <w:sz w:val="22"/>
          <w:szCs w:val="22"/>
          <w:lang w:eastAsia="de-DE"/>
        </w:rPr>
        <w:t>word n-gram settings and character n-gram settings together with TF-IDF</w:t>
      </w:r>
    </w:p>
    <w:p w14:paraId="3E8158E0" w14:textId="5701A7C1" w:rsidR="009A0BA2" w:rsidRDefault="009A0BA2" w:rsidP="009A0BA2">
      <w:pPr>
        <w:pStyle w:val="NormalWeb"/>
        <w:numPr>
          <w:ilvl w:val="0"/>
          <w:numId w:val="24"/>
        </w:numPr>
        <w:spacing w:before="0" w:beforeAutospacing="0" w:after="0" w:afterAutospacing="0"/>
        <w:textAlignment w:val="baseline"/>
        <w:rPr>
          <w:sz w:val="22"/>
          <w:szCs w:val="22"/>
          <w:lang w:eastAsia="de-DE"/>
        </w:rPr>
      </w:pPr>
      <w:r w:rsidRPr="1FF3F54F">
        <w:rPr>
          <w:sz w:val="22"/>
          <w:szCs w:val="22"/>
          <w:lang w:eastAsia="de-DE"/>
        </w:rPr>
        <w:t xml:space="preserve">multiple dimensionality reduction phases </w:t>
      </w:r>
    </w:p>
    <w:p w14:paraId="758D8422" w14:textId="7723E424" w:rsidR="001C6D9F" w:rsidRDefault="001C6D9F" w:rsidP="001C6D9F">
      <w:pPr>
        <w:pStyle w:val="NormalWeb"/>
        <w:spacing w:before="0" w:beforeAutospacing="0" w:after="0" w:afterAutospacing="0"/>
        <w:textAlignment w:val="baseline"/>
        <w:rPr>
          <w:sz w:val="22"/>
          <w:szCs w:val="22"/>
          <w:lang w:eastAsia="de-DE"/>
        </w:rPr>
      </w:pPr>
    </w:p>
    <w:p w14:paraId="46258DE4" w14:textId="1A7B3E2E" w:rsidR="009A0BA2" w:rsidRDefault="001C6D9F" w:rsidP="00A27888">
      <w:pPr>
        <w:pStyle w:val="NormalWeb"/>
        <w:spacing w:before="0" w:beforeAutospacing="0" w:after="0" w:afterAutospacing="0"/>
        <w:textAlignment w:val="baseline"/>
        <w:rPr>
          <w:spacing w:val="-2"/>
          <w:kern w:val="16"/>
          <w:sz w:val="22"/>
          <w:szCs w:val="20"/>
          <w:lang w:eastAsia="de-DE"/>
        </w:rPr>
      </w:pPr>
      <w:r w:rsidRPr="00B43B9B">
        <w:rPr>
          <w:spacing w:val="-2"/>
          <w:kern w:val="16"/>
          <w:sz w:val="22"/>
          <w:szCs w:val="20"/>
          <w:lang w:eastAsia="de-DE"/>
        </w:rPr>
        <w:t xml:space="preserve">Using the described flow achieved average purity score of 0.535 and NMI score of 0.7, which is more than </w:t>
      </w:r>
      <w:proofErr w:type="gramStart"/>
      <w:r w:rsidRPr="00B43B9B">
        <w:rPr>
          <w:spacing w:val="-2"/>
          <w:kern w:val="16"/>
          <w:sz w:val="22"/>
          <w:szCs w:val="20"/>
          <w:lang w:eastAsia="de-DE"/>
        </w:rPr>
        <w:t>3.5 and 3 times better than the baseline purity and NMI scores</w:t>
      </w:r>
      <w:proofErr w:type="gramEnd"/>
      <w:r w:rsidRPr="00B43B9B">
        <w:rPr>
          <w:spacing w:val="-2"/>
          <w:kern w:val="16"/>
          <w:sz w:val="22"/>
          <w:szCs w:val="20"/>
          <w:lang w:eastAsia="de-DE"/>
        </w:rPr>
        <w:t xml:space="preserve"> and more than 26 times better than the dumb model.</w:t>
      </w:r>
    </w:p>
    <w:p w14:paraId="050D271B" w14:textId="77777777" w:rsidR="00712434" w:rsidRPr="00A27888" w:rsidRDefault="00712434" w:rsidP="00A27888">
      <w:pPr>
        <w:pStyle w:val="NormalWeb"/>
        <w:spacing w:before="0" w:beforeAutospacing="0" w:after="0" w:afterAutospacing="0"/>
        <w:textAlignment w:val="baseline"/>
        <w:rPr>
          <w:spacing w:val="-2"/>
          <w:kern w:val="16"/>
          <w:sz w:val="22"/>
          <w:szCs w:val="20"/>
          <w:lang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tblGrid>
      <w:tr w:rsidR="002D2226" w14:paraId="4E6D07D7" w14:textId="77777777" w:rsidTr="002D2226">
        <w:tc>
          <w:tcPr>
            <w:tcW w:w="4353" w:type="dxa"/>
          </w:tcPr>
          <w:p w14:paraId="05D16DC6" w14:textId="0119F559" w:rsidR="002D2226" w:rsidRDefault="00E0462A" w:rsidP="00575B1B">
            <w:r>
              <w:rPr>
                <w:noProof/>
                <w:lang w:eastAsia="en-US" w:bidi="he-IL"/>
              </w:rPr>
              <w:drawing>
                <wp:inline distT="0" distB="0" distL="0" distR="0" wp14:anchorId="38FEA128" wp14:editId="2509C0C6">
                  <wp:extent cx="2577988" cy="1791802"/>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490" cy="1826208"/>
                          </a:xfrm>
                          <a:prstGeom prst="rect">
                            <a:avLst/>
                          </a:prstGeom>
                          <a:noFill/>
                          <a:ln>
                            <a:noFill/>
                          </a:ln>
                        </pic:spPr>
                      </pic:pic>
                    </a:graphicData>
                  </a:graphic>
                </wp:inline>
              </w:drawing>
            </w:r>
          </w:p>
        </w:tc>
      </w:tr>
      <w:tr w:rsidR="002D2226" w14:paraId="77099401" w14:textId="77777777" w:rsidTr="000061A5">
        <w:trPr>
          <w:trHeight w:val="235"/>
        </w:trPr>
        <w:tc>
          <w:tcPr>
            <w:tcW w:w="4353" w:type="dxa"/>
          </w:tcPr>
          <w:p w14:paraId="47D2A4D0" w14:textId="51C2D51F" w:rsidR="002D2226" w:rsidRPr="000E71E4" w:rsidRDefault="002D2226" w:rsidP="002D2226">
            <w:pPr>
              <w:jc w:val="center"/>
              <w:rPr>
                <w:sz w:val="22"/>
                <w:szCs w:val="22"/>
              </w:rPr>
            </w:pPr>
            <w:bookmarkStart w:id="22" w:name="_Ref524647222"/>
            <w:r w:rsidRPr="000E71E4">
              <w:rPr>
                <w:sz w:val="22"/>
                <w:szCs w:val="22"/>
              </w:rPr>
              <w:t xml:space="preserve">Figure </w:t>
            </w:r>
            <w:r w:rsidRPr="000E71E4">
              <w:rPr>
                <w:szCs w:val="22"/>
              </w:rPr>
              <w:fldChar w:fldCharType="begin"/>
            </w:r>
            <w:r w:rsidRPr="000E71E4">
              <w:rPr>
                <w:szCs w:val="22"/>
                <w:rPrChange w:id="23" w:author="Shaubi Mann, Ayala" w:date="2018-09-12T18:36:00Z">
                  <w:rPr/>
                </w:rPrChange>
              </w:rPr>
              <w:instrText xml:space="preserve"> SEQ Figure \* ARABIC </w:instrText>
            </w:r>
            <w:r w:rsidRPr="000E71E4">
              <w:rPr>
                <w:sz w:val="22"/>
                <w:szCs w:val="22"/>
                <w:rPrChange w:id="24" w:author="Shaubi Mann, Ayala" w:date="2018-09-12T18:36:00Z">
                  <w:rPr>
                    <w:szCs w:val="22"/>
                  </w:rPr>
                </w:rPrChange>
              </w:rPr>
              <w:fldChar w:fldCharType="separate"/>
            </w:r>
            <w:r w:rsidR="00D84A19" w:rsidRPr="000E71E4">
              <w:rPr>
                <w:noProof/>
                <w:sz w:val="22"/>
                <w:szCs w:val="22"/>
              </w:rPr>
              <w:t>3</w:t>
            </w:r>
            <w:r w:rsidRPr="000E71E4">
              <w:rPr>
                <w:szCs w:val="22"/>
              </w:rPr>
              <w:fldChar w:fldCharType="end"/>
            </w:r>
            <w:bookmarkEnd w:id="22"/>
            <w:r w:rsidRPr="000E71E4">
              <w:rPr>
                <w:sz w:val="22"/>
                <w:szCs w:val="22"/>
              </w:rPr>
              <w:t>: Unsupervised best method schema</w:t>
            </w:r>
          </w:p>
        </w:tc>
      </w:tr>
    </w:tbl>
    <w:p w14:paraId="60C5C91A" w14:textId="77777777" w:rsidR="00A27888" w:rsidRDefault="00A27888" w:rsidP="00343966"/>
    <w:tbl>
      <w:tblPr>
        <w:tblStyle w:val="TableGrid"/>
        <w:tblpPr w:leftFromText="180" w:rightFromText="180" w:vertAnchor="text" w:horzAnchor="margin" w:tblpXSpec="right" w:tblpY="-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tblGrid>
      <w:tr w:rsidR="00702399" w14:paraId="3E0B5235" w14:textId="77777777" w:rsidTr="00702399">
        <w:tc>
          <w:tcPr>
            <w:tcW w:w="4353" w:type="dxa"/>
          </w:tcPr>
          <w:p w14:paraId="09488462" w14:textId="77777777" w:rsidR="00702399" w:rsidRDefault="00702399" w:rsidP="00702399">
            <w:r>
              <w:rPr>
                <w:noProof/>
                <w:lang w:eastAsia="en-US" w:bidi="he-IL"/>
              </w:rPr>
              <w:drawing>
                <wp:inline distT="0" distB="0" distL="0" distR="0" wp14:anchorId="478931D0" wp14:editId="31B7975A">
                  <wp:extent cx="2535555" cy="1192696"/>
                  <wp:effectExtent l="19050" t="19050" r="1714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997" cy="1194315"/>
                          </a:xfrm>
                          <a:prstGeom prst="rect">
                            <a:avLst/>
                          </a:prstGeom>
                          <a:ln w="3175" cmpd="dbl">
                            <a:solidFill>
                              <a:schemeClr val="tx1"/>
                            </a:solidFill>
                            <a:miter lim="800000"/>
                          </a:ln>
                        </pic:spPr>
                      </pic:pic>
                    </a:graphicData>
                  </a:graphic>
                </wp:inline>
              </w:drawing>
            </w:r>
          </w:p>
        </w:tc>
      </w:tr>
      <w:tr w:rsidR="00702399" w14:paraId="4810CCAF" w14:textId="77777777" w:rsidTr="00702399">
        <w:tc>
          <w:tcPr>
            <w:tcW w:w="4353" w:type="dxa"/>
          </w:tcPr>
          <w:p w14:paraId="535D9458" w14:textId="77777777" w:rsidR="00702399" w:rsidRPr="000E71E4" w:rsidRDefault="00702399" w:rsidP="00702399">
            <w:pPr>
              <w:jc w:val="center"/>
              <w:rPr>
                <w:sz w:val="22"/>
                <w:szCs w:val="22"/>
              </w:rPr>
            </w:pPr>
            <w:bookmarkStart w:id="25" w:name="_Ref524648931"/>
            <w:r w:rsidRPr="000E71E4">
              <w:rPr>
                <w:sz w:val="22"/>
                <w:szCs w:val="22"/>
              </w:rPr>
              <w:t xml:space="preserve">Figure </w:t>
            </w:r>
            <w:r w:rsidRPr="000E71E4">
              <w:rPr>
                <w:szCs w:val="22"/>
              </w:rPr>
              <w:fldChar w:fldCharType="begin"/>
            </w:r>
            <w:r w:rsidRPr="000E71E4">
              <w:rPr>
                <w:sz w:val="22"/>
                <w:szCs w:val="22"/>
              </w:rPr>
              <w:instrText xml:space="preserve"> SEQ Figure \* ARABIC </w:instrText>
            </w:r>
            <w:r w:rsidRPr="000E71E4">
              <w:rPr>
                <w:szCs w:val="22"/>
              </w:rPr>
              <w:fldChar w:fldCharType="separate"/>
            </w:r>
            <w:r w:rsidRPr="000E71E4">
              <w:rPr>
                <w:noProof/>
                <w:sz w:val="22"/>
                <w:szCs w:val="22"/>
              </w:rPr>
              <w:t>4</w:t>
            </w:r>
            <w:r w:rsidRPr="000E71E4">
              <w:rPr>
                <w:szCs w:val="22"/>
              </w:rPr>
              <w:fldChar w:fldCharType="end"/>
            </w:r>
            <w:bookmarkEnd w:id="25"/>
            <w:r w:rsidRPr="000E71E4">
              <w:rPr>
                <w:sz w:val="22"/>
                <w:szCs w:val="22"/>
              </w:rPr>
              <w:t>: 2D (using PCA) visualization of 50 clustering results</w:t>
            </w:r>
          </w:p>
        </w:tc>
      </w:tr>
    </w:tbl>
    <w:p w14:paraId="21B4569C" w14:textId="036F459B" w:rsidR="000A2865" w:rsidRDefault="00702399" w:rsidP="00343966">
      <w:r>
        <w:t xml:space="preserve"> </w:t>
      </w:r>
      <w:r w:rsidR="00343966">
        <w:t>Presented i</w:t>
      </w:r>
      <w:r w:rsidR="00356F33">
        <w:t xml:space="preserve">n </w:t>
      </w:r>
      <w:r w:rsidR="00CE1D13">
        <w:fldChar w:fldCharType="begin"/>
      </w:r>
      <w:r w:rsidR="00CE1D13">
        <w:instrText xml:space="preserve"> REF _Ref524648931 \h </w:instrText>
      </w:r>
      <w:r w:rsidR="00B43B9B">
        <w:instrText xml:space="preserve"> \* MERGEFORMAT </w:instrText>
      </w:r>
      <w:r w:rsidR="00CE1D13">
        <w:fldChar w:fldCharType="separate"/>
      </w:r>
      <w:r w:rsidR="00CE1D13" w:rsidRPr="1FF3F54F">
        <w:t>Figure 4</w:t>
      </w:r>
      <w:r w:rsidR="00CE1D13">
        <w:fldChar w:fldCharType="end"/>
      </w:r>
      <w:r w:rsidR="00E03C60">
        <w:fldChar w:fldCharType="begin"/>
      </w:r>
      <w:r w:rsidR="00E03C60">
        <w:instrText xml:space="preserve"> REF _Ref524623655 \h </w:instrText>
      </w:r>
      <w:r w:rsidR="00B43B9B">
        <w:instrText xml:space="preserve"> \* MERGEFORMAT </w:instrText>
      </w:r>
      <w:r w:rsidR="00E03C60">
        <w:fldChar w:fldCharType="end"/>
      </w:r>
      <w:r w:rsidR="00356F33">
        <w:fldChar w:fldCharType="begin"/>
      </w:r>
      <w:r w:rsidR="00356F33">
        <w:instrText xml:space="preserve"> REF _Ref524441947 \h </w:instrText>
      </w:r>
      <w:r w:rsidR="00B43B9B">
        <w:instrText xml:space="preserve"> \* MERGEFORMAT </w:instrText>
      </w:r>
      <w:r w:rsidR="00356F33">
        <w:fldChar w:fldCharType="end"/>
      </w:r>
      <w:r w:rsidR="00A444AD" w:rsidRPr="0036587E">
        <w:t xml:space="preserve"> clustering results after</w:t>
      </w:r>
      <w:r w:rsidR="00D65688" w:rsidRPr="0036587E">
        <w:t xml:space="preserve"> reducing </w:t>
      </w:r>
      <w:r w:rsidR="00B80826">
        <w:t xml:space="preserve">output </w:t>
      </w:r>
      <w:r w:rsidR="00B60B80">
        <w:t>into 2-dimensional space</w:t>
      </w:r>
      <w:r w:rsidR="00356F33">
        <w:t>.</w:t>
      </w:r>
      <w:r w:rsidR="000061A5">
        <w:t xml:space="preserve"> </w:t>
      </w:r>
    </w:p>
    <w:p w14:paraId="7360309F" w14:textId="6FA77981" w:rsidR="00702399" w:rsidRDefault="00CC0121" w:rsidP="003017CB">
      <w:r w:rsidRPr="00CC0121">
        <w:t xml:space="preserve">To review the groups of similar authors, under different granularity, we </w:t>
      </w:r>
      <w:r w:rsidR="00702399">
        <w:t xml:space="preserve">produced a </w:t>
      </w:r>
      <w:proofErr w:type="spellStart"/>
      <w:r w:rsidR="00702399">
        <w:t>Dandogram</w:t>
      </w:r>
      <w:proofErr w:type="spellEnd"/>
      <w:r w:rsidR="00702399">
        <w:rPr>
          <w:rStyle w:val="FootnoteReference"/>
        </w:rPr>
        <w:footnoteReference w:id="4"/>
      </w:r>
      <w:r w:rsidR="003017CB">
        <w:t xml:space="preserve"> </w:t>
      </w:r>
      <w:r w:rsidR="00702399">
        <w:lastRenderedPageBreak/>
        <w:t xml:space="preserve">using agglomerative clustering </w:t>
      </w:r>
      <w:r w:rsidR="003017CB">
        <w:rPr>
          <w:rStyle w:val="FootnoteReference"/>
        </w:rPr>
        <w:footnoteReference w:id="5"/>
      </w:r>
      <w:r w:rsidR="00117D8A">
        <w:t xml:space="preserve"> </w:t>
      </w:r>
      <w:r w:rsidR="00702399">
        <w:t xml:space="preserve">algorithm, </w:t>
      </w:r>
      <w:bookmarkStart w:id="26" w:name="_Ref344940852"/>
      <w:r w:rsidR="00702399" w:rsidRPr="00CC0121">
        <w:t>which presents the split of authors to different cluster numbers between 1 to 50</w:t>
      </w:r>
      <w:r w:rsidR="00702399">
        <w:t xml:space="preserve"> (</w:t>
      </w:r>
      <w:r w:rsidR="00702399">
        <w:fldChar w:fldCharType="begin"/>
      </w:r>
      <w:r w:rsidR="00702399">
        <w:instrText xml:space="preserve"> REF _Ref524624318 \h </w:instrText>
      </w:r>
      <w:r w:rsidR="00702399">
        <w:fldChar w:fldCharType="separate"/>
      </w:r>
      <w:r w:rsidR="00702399" w:rsidRPr="1FF3F54F">
        <w:t>Figure 5</w:t>
      </w:r>
      <w:r w:rsidR="00702399">
        <w:fldChar w:fldCharType="end"/>
      </w:r>
      <w:r w:rsidR="00702399">
        <w:t>).</w:t>
      </w:r>
    </w:p>
    <w:p w14:paraId="452B8BDA" w14:textId="77777777" w:rsidR="00A27888" w:rsidRDefault="00A27888" w:rsidP="00A27888"/>
    <w:p w14:paraId="174D9A4C" w14:textId="224E1EFE" w:rsidR="00CC0121" w:rsidRDefault="00CC0121" w:rsidP="0082201F">
      <w:r>
        <w:t>Although lower cluster numbers achieved lower scores</w:t>
      </w:r>
      <w:r w:rsidR="00751FC6">
        <w:t>, when it comes to selected evaluation metrics</w:t>
      </w:r>
      <w:r>
        <w:t>, 2D visualization of the clusters showed good separation between created groups</w:t>
      </w:r>
      <w:r w:rsidR="00876962">
        <w:t xml:space="preserve"> (see</w:t>
      </w:r>
      <w:r w:rsidR="0082201F">
        <w:t xml:space="preserve"> </w:t>
      </w:r>
      <w:r w:rsidR="0082201F">
        <w:fldChar w:fldCharType="begin"/>
      </w:r>
      <w:r w:rsidR="0082201F">
        <w:instrText xml:space="preserve"> REF _Ref524808322 \h </w:instrText>
      </w:r>
      <w:r w:rsidR="0082201F">
        <w:fldChar w:fldCharType="separate"/>
      </w:r>
      <w:r w:rsidR="0082201F" w:rsidRPr="00FD0ACA">
        <w:t xml:space="preserve">Appendix </w:t>
      </w:r>
      <w:r w:rsidR="0082201F">
        <w:t>D</w:t>
      </w:r>
      <w:r w:rsidR="0082201F" w:rsidRPr="00FD0ACA">
        <w:t xml:space="preserve">- </w:t>
      </w:r>
      <w:r w:rsidR="0082201F">
        <w:t>Unsupervised learning</w:t>
      </w:r>
      <w:r w:rsidR="0082201F">
        <w:fldChar w:fldCharType="end"/>
      </w:r>
      <w:r w:rsidR="00876962">
        <w:t>)</w:t>
      </w:r>
      <w:r>
        <w:t>.</w:t>
      </w:r>
    </w:p>
    <w:p w14:paraId="3CB9E5DF" w14:textId="77777777" w:rsidR="00466E5E" w:rsidRDefault="00466E5E" w:rsidP="00CC0121"/>
    <w:tbl>
      <w:tblPr>
        <w:tblStyle w:val="TableGrid"/>
        <w:tblW w:w="4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2"/>
      </w:tblGrid>
      <w:tr w:rsidR="002D2226" w14:paraId="300C92BB" w14:textId="77777777" w:rsidTr="000061A5">
        <w:trPr>
          <w:trHeight w:val="1770"/>
        </w:trPr>
        <w:tc>
          <w:tcPr>
            <w:tcW w:w="4312" w:type="dxa"/>
          </w:tcPr>
          <w:p w14:paraId="32C44EB7" w14:textId="1E983191" w:rsidR="002D2226" w:rsidRDefault="002D2226" w:rsidP="00CC0121">
            <w:r w:rsidRPr="00D369E8">
              <w:rPr>
                <w:noProof/>
                <w:szCs w:val="22"/>
                <w:lang w:eastAsia="en-US" w:bidi="he-IL"/>
              </w:rPr>
              <w:drawing>
                <wp:inline distT="0" distB="0" distL="0" distR="0" wp14:anchorId="4FB23C0D" wp14:editId="1F109A17">
                  <wp:extent cx="2644859" cy="1232452"/>
                  <wp:effectExtent l="19050" t="19050" r="2222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5456" cy="1251369"/>
                          </a:xfrm>
                          <a:prstGeom prst="rect">
                            <a:avLst/>
                          </a:prstGeom>
                          <a:ln w="3175" cmpd="dbl">
                            <a:solidFill>
                              <a:schemeClr val="tx1"/>
                            </a:solidFill>
                            <a:miter lim="800000"/>
                          </a:ln>
                        </pic:spPr>
                      </pic:pic>
                    </a:graphicData>
                  </a:graphic>
                </wp:inline>
              </w:drawing>
            </w:r>
          </w:p>
        </w:tc>
      </w:tr>
      <w:tr w:rsidR="002D2226" w14:paraId="771CE140" w14:textId="77777777" w:rsidTr="000061A5">
        <w:trPr>
          <w:trHeight w:val="108"/>
        </w:trPr>
        <w:tc>
          <w:tcPr>
            <w:tcW w:w="4312" w:type="dxa"/>
          </w:tcPr>
          <w:p w14:paraId="6D65D803" w14:textId="2AE449FB" w:rsidR="002D2226" w:rsidRPr="0033296D" w:rsidRDefault="000061A5" w:rsidP="002D2226">
            <w:pPr>
              <w:jc w:val="center"/>
              <w:rPr>
                <w:sz w:val="22"/>
                <w:szCs w:val="22"/>
              </w:rPr>
            </w:pPr>
            <w:bookmarkStart w:id="27" w:name="_Ref524624318"/>
            <w:r w:rsidRPr="0033296D">
              <w:rPr>
                <w:sz w:val="22"/>
                <w:szCs w:val="22"/>
              </w:rPr>
              <w:t xml:space="preserve">Figure </w:t>
            </w:r>
            <w:r w:rsidRPr="0033296D">
              <w:rPr>
                <w:szCs w:val="22"/>
              </w:rPr>
              <w:fldChar w:fldCharType="begin"/>
            </w:r>
            <w:r w:rsidRPr="0033296D">
              <w:rPr>
                <w:sz w:val="22"/>
                <w:szCs w:val="22"/>
              </w:rPr>
              <w:instrText xml:space="preserve"> SEQ Figure \* ARABIC </w:instrText>
            </w:r>
            <w:r w:rsidRPr="0033296D">
              <w:rPr>
                <w:szCs w:val="22"/>
              </w:rPr>
              <w:fldChar w:fldCharType="separate"/>
            </w:r>
            <w:r w:rsidR="00D84A19" w:rsidRPr="0033296D">
              <w:rPr>
                <w:noProof/>
                <w:sz w:val="22"/>
                <w:szCs w:val="22"/>
              </w:rPr>
              <w:t>5</w:t>
            </w:r>
            <w:r w:rsidRPr="0033296D">
              <w:rPr>
                <w:szCs w:val="22"/>
              </w:rPr>
              <w:fldChar w:fldCharType="end"/>
            </w:r>
            <w:bookmarkEnd w:id="27"/>
            <w:r w:rsidRPr="0033296D">
              <w:rPr>
                <w:sz w:val="22"/>
                <w:szCs w:val="22"/>
              </w:rPr>
              <w:t xml:space="preserve">: Hierarchical Agglomerative clustering </w:t>
            </w:r>
            <w:proofErr w:type="spellStart"/>
            <w:r w:rsidR="002B29D8" w:rsidRPr="0033296D">
              <w:rPr>
                <w:sz w:val="22"/>
                <w:szCs w:val="22"/>
              </w:rPr>
              <w:t>Dendrogram</w:t>
            </w:r>
            <w:proofErr w:type="spellEnd"/>
          </w:p>
        </w:tc>
      </w:tr>
    </w:tbl>
    <w:bookmarkEnd w:id="26"/>
    <w:p w14:paraId="7451FC8E" w14:textId="58859087" w:rsidR="00E32499" w:rsidRDefault="000A2865" w:rsidP="00E32499">
      <w:pPr>
        <w:pStyle w:val="Heading1"/>
      </w:pPr>
      <w:r>
        <w:t>Conclusion and further work</w:t>
      </w:r>
    </w:p>
    <w:p w14:paraId="6DA861BC" w14:textId="275BD5C7" w:rsidR="00C42EE6" w:rsidRDefault="00C42EE6" w:rsidP="00EF5A71">
      <w:r w:rsidRPr="00C42EE6">
        <w:t xml:space="preserve">During the work on the project, </w:t>
      </w:r>
      <w:r w:rsidR="008F29CC">
        <w:t xml:space="preserve">we have investigated </w:t>
      </w:r>
      <w:r w:rsidR="00326A89">
        <w:t xml:space="preserve">different aspects </w:t>
      </w:r>
      <w:r w:rsidR="00EF5A71">
        <w:t>of authorship classification</w:t>
      </w:r>
      <w:r w:rsidR="00326A89">
        <w:t xml:space="preserve"> problem</w:t>
      </w:r>
      <w:r w:rsidR="00EF5A71">
        <w:t xml:space="preserve">. This is </w:t>
      </w:r>
      <w:r w:rsidR="00326A89">
        <w:t xml:space="preserve">by using </w:t>
      </w:r>
      <w:r w:rsidRPr="00C42EE6">
        <w:t>multiple NLP libraries</w:t>
      </w:r>
      <w:r w:rsidR="008F29CC">
        <w:t xml:space="preserve"> and</w:t>
      </w:r>
      <w:r w:rsidRPr="00C42EE6">
        <w:t xml:space="preserve"> </w:t>
      </w:r>
      <w:r w:rsidR="00326A89">
        <w:t xml:space="preserve">conducting numerus number of experiments for </w:t>
      </w:r>
      <w:r w:rsidRPr="00C42EE6">
        <w:t>ideas raised in the course to confer with a real business case problem.</w:t>
      </w:r>
    </w:p>
    <w:p w14:paraId="28B1D8D0" w14:textId="7336A176" w:rsidR="00C42EE6" w:rsidRDefault="008F29CC" w:rsidP="008F29CC">
      <w:r>
        <w:t>We used an extended set of features such as structural characteristics and linguistic patterns.</w:t>
      </w:r>
    </w:p>
    <w:p w14:paraId="6F1722D1" w14:textId="77777777" w:rsidR="008F29CC" w:rsidRDefault="008F29CC" w:rsidP="00C42EE6"/>
    <w:p w14:paraId="6A256280" w14:textId="139A60BA" w:rsidR="00C42EE6" w:rsidRDefault="007261E5" w:rsidP="00C360A2">
      <w:r>
        <w:t>Our experiment showed that although features constructed from POS</w:t>
      </w:r>
      <w:r w:rsidR="00C42EE6" w:rsidRPr="007261E5">
        <w:t xml:space="preserve"> tag</w:t>
      </w:r>
      <w:r w:rsidRPr="007261E5">
        <w:t>ged sentences</w:t>
      </w:r>
      <w:r w:rsidR="00C42EE6" w:rsidRPr="007261E5">
        <w:t xml:space="preserve"> </w:t>
      </w:r>
      <w:r w:rsidRPr="007261E5">
        <w:t xml:space="preserve">are with </w:t>
      </w:r>
      <w:r w:rsidR="00C360A2" w:rsidRPr="007261E5">
        <w:t xml:space="preserve">the highest information gain for supervised </w:t>
      </w:r>
      <w:r w:rsidRPr="007261E5">
        <w:t xml:space="preserve">classification models, they have lower strength, compared to sentences dependencies in entire document, when it comes to clustering, </w:t>
      </w:r>
      <w:r w:rsidR="00C42EE6" w:rsidRPr="007261E5">
        <w:t>whe</w:t>
      </w:r>
      <w:r w:rsidRPr="007261E5">
        <w:t>re</w:t>
      </w:r>
      <w:r w:rsidR="00C42EE6" w:rsidRPr="007261E5">
        <w:t xml:space="preserve"> we </w:t>
      </w:r>
      <w:r w:rsidR="00326A89">
        <w:t>do not have</w:t>
      </w:r>
      <w:r w:rsidR="00C42EE6" w:rsidRPr="007261E5">
        <w:t xml:space="preserve"> a training phase. </w:t>
      </w:r>
    </w:p>
    <w:p w14:paraId="4A4AAC6F" w14:textId="13E4D069" w:rsidR="00CC0121" w:rsidRDefault="00326A89" w:rsidP="00A64A0D">
      <w:r>
        <w:t>The i</w:t>
      </w:r>
      <w:r w:rsidR="00CC0121">
        <w:t xml:space="preserve">mportance of </w:t>
      </w:r>
      <w:r>
        <w:t xml:space="preserve">relations between </w:t>
      </w:r>
      <w:r w:rsidR="00CC0121">
        <w:t>sentences in</w:t>
      </w:r>
      <w:r>
        <w:t>side</w:t>
      </w:r>
      <w:r w:rsidR="00CC0121">
        <w:t xml:space="preserve"> a document </w:t>
      </w:r>
      <w:r>
        <w:t xml:space="preserve">as a factor for learning, </w:t>
      </w:r>
      <w:r w:rsidR="00CC0121">
        <w:t xml:space="preserve">also reflected in our experience </w:t>
      </w:r>
      <w:r>
        <w:t xml:space="preserve">when we tried </w:t>
      </w:r>
      <w:proofErr w:type="gramStart"/>
      <w:r w:rsidR="00CC0121" w:rsidRPr="00CC0121">
        <w:t>split</w:t>
      </w:r>
      <w:proofErr w:type="gramEnd"/>
      <w:r w:rsidR="00CC0121" w:rsidRPr="00CC0121">
        <w:t xml:space="preserve"> text to independent sentences, </w:t>
      </w:r>
      <w:r>
        <w:t xml:space="preserve">a transformation which results less accurate results </w:t>
      </w:r>
      <w:r w:rsidR="00CC0121" w:rsidRPr="00CC0121">
        <w:t xml:space="preserve">compared to complete </w:t>
      </w:r>
      <w:r w:rsidR="00CC0121" w:rsidRPr="00A64A0D">
        <w:t>text</w:t>
      </w:r>
      <w:r>
        <w:t xml:space="preserve"> learning</w:t>
      </w:r>
      <w:r w:rsidR="00CC0121" w:rsidRPr="00A64A0D">
        <w:t xml:space="preserve">. </w:t>
      </w:r>
      <w:r w:rsidR="00A64A0D" w:rsidRPr="00A64A0D">
        <w:t>This</w:t>
      </w:r>
      <w:r w:rsidR="00A64A0D" w:rsidRPr="001F1C78">
        <w:t xml:space="preserve"> can also be </w:t>
      </w:r>
      <w:r>
        <w:t>an outcome of</w:t>
      </w:r>
      <w:r w:rsidR="00A64A0D" w:rsidRPr="001F1C78">
        <w:t xml:space="preserve"> our corpus </w:t>
      </w:r>
      <w:r w:rsidR="00960401">
        <w:t>nature</w:t>
      </w:r>
      <w:r>
        <w:t xml:space="preserve">, </w:t>
      </w:r>
      <w:r w:rsidR="00A64A0D" w:rsidRPr="001F1C78">
        <w:t>originated in news related texts,</w:t>
      </w:r>
      <w:r w:rsidR="00A64A0D">
        <w:t xml:space="preserve"> </w:t>
      </w:r>
      <w:r w:rsidR="001F1C78" w:rsidRPr="001F1C78">
        <w:t xml:space="preserve">where sentences </w:t>
      </w:r>
      <w:r w:rsidR="00960401">
        <w:t xml:space="preserve">usually linked together and </w:t>
      </w:r>
      <w:r w:rsidR="00465541" w:rsidRPr="001F1C78">
        <w:t>not</w:t>
      </w:r>
      <w:r w:rsidR="001F1C78" w:rsidRPr="001F1C78">
        <w:t xml:space="preserve"> </w:t>
      </w:r>
      <w:r w:rsidR="001F1C78">
        <w:t>s</w:t>
      </w:r>
      <w:r w:rsidR="001F1C78" w:rsidRPr="001F1C78">
        <w:t xml:space="preserve">pontaneously written as in </w:t>
      </w:r>
      <w:r w:rsidR="00960401">
        <w:t>possible corpuses.</w:t>
      </w:r>
    </w:p>
    <w:p w14:paraId="4C1C180C" w14:textId="6CD35E45" w:rsidR="00A27888" w:rsidRDefault="00A27888" w:rsidP="00A27888">
      <w:r>
        <w:t>In addition, as author classification can be a very hard task,</w:t>
      </w:r>
    </w:p>
    <w:p w14:paraId="3E4F68AB" w14:textId="0A1B3EF9" w:rsidR="007261E5" w:rsidRDefault="007261E5" w:rsidP="00A27888">
      <w:proofErr w:type="gramStart"/>
      <w:r>
        <w:t>s</w:t>
      </w:r>
      <w:r w:rsidRPr="007261E5">
        <w:t>upervised</w:t>
      </w:r>
      <w:proofErr w:type="gramEnd"/>
      <w:r w:rsidRPr="007261E5">
        <w:t xml:space="preserve"> learning models can be improve</w:t>
      </w:r>
      <w:r w:rsidR="00FC72F2">
        <w:t>d</w:t>
      </w:r>
      <w:r w:rsidRPr="007261E5">
        <w:t xml:space="preserve"> using stacked featured model, as we saw in our best model, which improved baseline accuracy by 10% and baseline log-loss in more than 2 points.</w:t>
      </w:r>
      <w:r w:rsidR="00FC72F2">
        <w:t xml:space="preserve"> This is while most reviewed articles inspect the use of a single method for classification.</w:t>
      </w:r>
    </w:p>
    <w:p w14:paraId="41D22DF6" w14:textId="146DCA30" w:rsidR="00CC0121" w:rsidRPr="004F4FD9" w:rsidRDefault="00CC0121" w:rsidP="00CC0121">
      <w:pPr>
        <w:rPr>
          <w:highlight w:val="yellow"/>
        </w:rPr>
      </w:pPr>
    </w:p>
    <w:p w14:paraId="71C52930" w14:textId="44140F8B" w:rsidR="007261E5" w:rsidRDefault="007261E5" w:rsidP="00E7495A">
      <w:r>
        <w:t>Inspection of supervised model errors shows that some authors are</w:t>
      </w:r>
      <w:r w:rsidR="00960401">
        <w:t xml:space="preserve"> harder to separate, </w:t>
      </w:r>
      <w:r w:rsidR="00E7495A">
        <w:t xml:space="preserve">probably </w:t>
      </w:r>
      <w:proofErr w:type="gramStart"/>
      <w:r w:rsidR="00E7495A">
        <w:t>due to the fact that</w:t>
      </w:r>
      <w:proofErr w:type="gramEnd"/>
      <w:r w:rsidR="00E7495A">
        <w:t xml:space="preserve"> they have relative similar style to others.</w:t>
      </w:r>
      <w:r w:rsidR="00E7495A">
        <w:br/>
        <w:t>this point was also emphasized by our clustering model, in which, we saw that</w:t>
      </w:r>
      <w:r>
        <w:t xml:space="preserve"> some authors </w:t>
      </w:r>
      <w:r w:rsidR="00E7495A">
        <w:t xml:space="preserve">(regardless of the chosen features) </w:t>
      </w:r>
      <w:r>
        <w:t xml:space="preserve">indeed </w:t>
      </w:r>
      <w:proofErr w:type="spellStart"/>
      <w:r>
        <w:t>splitted</w:t>
      </w:r>
      <w:proofErr w:type="spellEnd"/>
      <w:r>
        <w:t xml:space="preserve"> into multiple different clusters, dominated by other author, where others, more </w:t>
      </w:r>
      <w:r w:rsidRPr="007261E5">
        <w:t xml:space="preserve">consolidated in their style and covered topics, </w:t>
      </w:r>
      <w:r>
        <w:t xml:space="preserve">gathered in a single cluster. </w:t>
      </w:r>
    </w:p>
    <w:p w14:paraId="71D027BE" w14:textId="1E0C5695" w:rsidR="007261E5" w:rsidRDefault="007261E5" w:rsidP="00C42EE6"/>
    <w:p w14:paraId="56CF4F63" w14:textId="490983D3" w:rsidR="00C42EE6" w:rsidRDefault="00123A9C" w:rsidP="00C42EE6">
      <w:r>
        <w:t>Our work holds few important limitations.</w:t>
      </w:r>
    </w:p>
    <w:p w14:paraId="17066F00" w14:textId="54D5774A" w:rsidR="00C42EE6" w:rsidRDefault="00123A9C" w:rsidP="00123A9C">
      <w:r>
        <w:t>First, w</w:t>
      </w:r>
      <w:r w:rsidR="00C42EE6">
        <w:t xml:space="preserve">hile we have validated our models with validation set, we have not tested it in a cross-settings and context, e.g., labeled text originated in news posts, whereas anonymous text </w:t>
      </w:r>
      <w:r>
        <w:t>can be</w:t>
      </w:r>
      <w:r w:rsidR="00C42EE6">
        <w:t xml:space="preserve"> an e-mail or social media post.</w:t>
      </w:r>
    </w:p>
    <w:p w14:paraId="1DDC4E67" w14:textId="49AEC3EB" w:rsidR="00C42EE6" w:rsidRDefault="00123A9C" w:rsidP="00123A9C">
      <w:r>
        <w:t>Second, a</w:t>
      </w:r>
      <w:r w:rsidR="00C42EE6">
        <w:t xml:space="preserve">lthough we tested our ability to </w:t>
      </w:r>
      <w:r>
        <w:t>classify relatively high amount of authors</w:t>
      </w:r>
      <w:r w:rsidR="00C42EE6">
        <w:t xml:space="preserve">, our method might not meet the requirements of </w:t>
      </w:r>
      <w:r>
        <w:t xml:space="preserve">anonymous posts </w:t>
      </w:r>
      <w:r w:rsidR="00C42EE6">
        <w:t>applications where the number of authors might be very large (thousands of authors)</w:t>
      </w:r>
      <w:r>
        <w:t>.</w:t>
      </w:r>
    </w:p>
    <w:p w14:paraId="7E5DBE74" w14:textId="2CCD8B95" w:rsidR="00123A9C" w:rsidRDefault="00123A9C" w:rsidP="00997D6F">
      <w:r>
        <w:t xml:space="preserve">Third, computational efforts of using both supervised and unsupervised methods for text classification and clustering are very high, sometimes </w:t>
      </w:r>
      <w:r w:rsidR="00997D6F">
        <w:t>not</w:t>
      </w:r>
      <w:r>
        <w:t xml:space="preserve"> adjusted to average PC. </w:t>
      </w:r>
      <w:r w:rsidR="00997D6F">
        <w:t>Upon</w:t>
      </w:r>
      <w:r>
        <w:t xml:space="preserve"> corpus</w:t>
      </w:r>
      <w:r w:rsidR="00997D6F">
        <w:t xml:space="preserve"> expansion</w:t>
      </w:r>
      <w:r>
        <w:t>, execution times need to be calculated and hardware</w:t>
      </w:r>
      <w:r w:rsidR="00997D6F">
        <w:t xml:space="preserve"> adjustments are required in accordance.</w:t>
      </w:r>
    </w:p>
    <w:p w14:paraId="7A47FC68" w14:textId="50DC8EFD" w:rsidR="00123A9C" w:rsidRDefault="00123A9C" w:rsidP="00C42EE6"/>
    <w:p w14:paraId="2919764F" w14:textId="77777777" w:rsidR="00997D6F" w:rsidRDefault="00C42EE6" w:rsidP="00997D6F">
      <w:r>
        <w:t xml:space="preserve">We point </w:t>
      </w:r>
      <w:r w:rsidRPr="0052641D">
        <w:t>out three main</w:t>
      </w:r>
      <w:r>
        <w:t xml:space="preserve"> avenues for future res</w:t>
      </w:r>
      <w:r w:rsidR="00997D6F">
        <w:t>earch.</w:t>
      </w:r>
    </w:p>
    <w:p w14:paraId="173C0F17" w14:textId="27C1DA3B" w:rsidR="00997D6F" w:rsidRDefault="00C42EE6" w:rsidP="00997D6F">
      <w:r>
        <w:t xml:space="preserve">First, </w:t>
      </w:r>
      <w:r w:rsidR="00997D6F">
        <w:t>testing achieved models and methods on different domains texts, and fully understand the successes and failures of our models on this domains.</w:t>
      </w:r>
      <w:r w:rsidR="00997D6F" w:rsidRPr="00997D6F">
        <w:t xml:space="preserve"> </w:t>
      </w:r>
      <w:r w:rsidR="00997D6F">
        <w:t>Understanding and modeling how writing style is affected by context has the potential to bring major gains to accuracy</w:t>
      </w:r>
    </w:p>
    <w:p w14:paraId="2091FC99" w14:textId="77777777" w:rsidR="00A27888" w:rsidRDefault="00997D6F" w:rsidP="00A27888">
      <w:r w:rsidRPr="00997D6F">
        <w:t>Second, testing deep syntactic features addition to our models, as syntactic tries, which we did not use in our project as to hardware limitations.</w:t>
      </w:r>
    </w:p>
    <w:p w14:paraId="0D54A63D" w14:textId="47113671" w:rsidR="00575B1B" w:rsidRDefault="00056EED" w:rsidP="00662D2C">
      <w:r w:rsidRPr="0052641D">
        <w:t>Third, test</w:t>
      </w:r>
      <w:r>
        <w:t xml:space="preserve"> and possibly extend our model to work with </w:t>
      </w:r>
      <w:r w:rsidR="00903660">
        <w:t>other aspects of group identit</w:t>
      </w:r>
      <w:r w:rsidR="00E0462A">
        <w:t>y</w:t>
      </w:r>
      <w:r w:rsidR="00E0462A" w:rsidRPr="00E0462A">
        <w:rPr>
          <w:rStyle w:val="FootnoteReference"/>
          <w:sz w:val="14"/>
          <w:szCs w:val="12"/>
        </w:rPr>
        <w:footnoteReference w:id="6"/>
      </w:r>
      <w:r w:rsidR="00332F5F" w:rsidRPr="00332F5F">
        <w:rPr>
          <w:color w:val="FF0000"/>
        </w:rPr>
        <w:t xml:space="preserve"> </w:t>
      </w:r>
      <w:r>
        <w:t>(except for author)</w:t>
      </w:r>
      <w:r w:rsidR="00903660">
        <w:t>, such as sex</w:t>
      </w:r>
      <w:r w:rsidR="0052641D">
        <w:t>,</w:t>
      </w:r>
      <w:r w:rsidR="00903660">
        <w:t xml:space="preserve"> education leve</w:t>
      </w:r>
      <w:r>
        <w:t>l, etc.</w:t>
      </w:r>
      <w:r w:rsidR="00662D2C">
        <w:t xml:space="preserve"> </w:t>
      </w:r>
    </w:p>
    <w:p w14:paraId="7A6277D2" w14:textId="2E9BAD46" w:rsidR="00E03959" w:rsidRDefault="00E03959">
      <w:pPr>
        <w:ind w:firstLine="230"/>
        <w:jc w:val="both"/>
      </w:pPr>
      <w:r>
        <w:br w:type="page"/>
      </w:r>
    </w:p>
    <w:p w14:paraId="137200B0" w14:textId="2A8E2C3C" w:rsidR="00DE65A5" w:rsidRPr="00662D2C" w:rsidRDefault="00E03959" w:rsidP="00E006C3">
      <w:pPr>
        <w:pStyle w:val="ACLReferencesHeader"/>
        <w:rPr>
          <w:rFonts w:eastAsia="Times New Roman"/>
          <w:bCs w:val="0"/>
          <w:kern w:val="0"/>
          <w:szCs w:val="20"/>
        </w:rPr>
      </w:pPr>
      <w:bookmarkStart w:id="28" w:name="Sec3"/>
      <w:bookmarkStart w:id="29" w:name="LengthOfSubmission"/>
      <w:bookmarkEnd w:id="28"/>
      <w:bookmarkEnd w:id="29"/>
      <w:r>
        <w:rPr>
          <w:rFonts w:eastAsia="Times New Roman"/>
          <w:bCs w:val="0"/>
          <w:kern w:val="0"/>
          <w:szCs w:val="20"/>
        </w:rPr>
        <w:lastRenderedPageBreak/>
        <w:t>R</w:t>
      </w:r>
      <w:r w:rsidR="00662D2C">
        <w:rPr>
          <w:rFonts w:eastAsia="Times New Roman"/>
          <w:bCs w:val="0"/>
          <w:kern w:val="0"/>
          <w:szCs w:val="20"/>
        </w:rPr>
        <w:t>e</w:t>
      </w:r>
      <w:r w:rsidR="00DE65A5" w:rsidRPr="00662D2C">
        <w:rPr>
          <w:rFonts w:eastAsia="Times New Roman"/>
          <w:bCs w:val="0"/>
          <w:kern w:val="0"/>
          <w:szCs w:val="20"/>
        </w:rPr>
        <w:t xml:space="preserve">ferences </w:t>
      </w:r>
    </w:p>
    <w:p w14:paraId="7A6870FB" w14:textId="280E4EF8" w:rsidR="00685CB5" w:rsidRDefault="00FD7A2C" w:rsidP="00685CB5">
      <w:pPr>
        <w:rPr>
          <w:rFonts w:eastAsia="MS Mincho"/>
          <w:sz w:val="20"/>
        </w:rPr>
      </w:pPr>
      <w:r w:rsidRPr="00BA61FA">
        <w:rPr>
          <w:sz w:val="20"/>
        </w:rPr>
        <w:t xml:space="preserve">[1] </w:t>
      </w:r>
      <w:proofErr w:type="spellStart"/>
      <w:r w:rsidR="00685CB5" w:rsidRPr="00BA61FA">
        <w:rPr>
          <w:rFonts w:eastAsia="MS Mincho"/>
          <w:sz w:val="20"/>
        </w:rPr>
        <w:t>Abbasi</w:t>
      </w:r>
      <w:proofErr w:type="spellEnd"/>
      <w:r w:rsidR="00685CB5" w:rsidRPr="00BA61FA">
        <w:rPr>
          <w:rFonts w:eastAsia="MS Mincho"/>
          <w:sz w:val="20"/>
        </w:rPr>
        <w:t xml:space="preserve">, A., Chen, </w:t>
      </w:r>
      <w:proofErr w:type="gramStart"/>
      <w:r w:rsidR="00685CB5" w:rsidRPr="00BA61FA">
        <w:rPr>
          <w:rFonts w:eastAsia="MS Mincho"/>
          <w:sz w:val="20"/>
        </w:rPr>
        <w:t>H</w:t>
      </w:r>
      <w:proofErr w:type="gramEnd"/>
      <w:r w:rsidR="00685CB5" w:rsidRPr="00BA61FA">
        <w:rPr>
          <w:rFonts w:eastAsia="MS Mincho"/>
          <w:sz w:val="20"/>
        </w:rPr>
        <w:t xml:space="preserve">.: </w:t>
      </w:r>
      <w:r w:rsidR="00685CB5" w:rsidRPr="00BA61FA">
        <w:rPr>
          <w:rFonts w:eastAsia="MS Mincho"/>
          <w:i/>
          <w:iCs/>
          <w:sz w:val="20"/>
        </w:rPr>
        <w:t>Applying Authorship Analysis to Extremist-Group Web Forum Messages</w:t>
      </w:r>
      <w:r w:rsidR="00685CB5" w:rsidRPr="00BA61FA">
        <w:rPr>
          <w:rFonts w:eastAsia="MS Mincho"/>
          <w:sz w:val="20"/>
        </w:rPr>
        <w:t>. IEEE Intelligent Systems, 20:5 (2005) 67-75.</w:t>
      </w:r>
    </w:p>
    <w:p w14:paraId="310C0F36" w14:textId="77777777" w:rsidR="00BA61FA" w:rsidRPr="00BA61FA" w:rsidRDefault="00BA61FA" w:rsidP="00BA61FA">
      <w:pPr>
        <w:rPr>
          <w:sz w:val="20"/>
        </w:rPr>
      </w:pPr>
    </w:p>
    <w:p w14:paraId="2A5424DF" w14:textId="58824BA2" w:rsidR="00685CB5" w:rsidRDefault="00BA61FA" w:rsidP="00BA61FA">
      <w:pPr>
        <w:rPr>
          <w:rFonts w:eastAsia="MS Mincho"/>
          <w:sz w:val="20"/>
        </w:rPr>
      </w:pPr>
      <w:r>
        <w:rPr>
          <w:sz w:val="20"/>
        </w:rPr>
        <w:t xml:space="preserve">[2] </w:t>
      </w:r>
      <w:proofErr w:type="spellStart"/>
      <w:r w:rsidR="00685CB5" w:rsidRPr="00BA61FA">
        <w:rPr>
          <w:rFonts w:eastAsia="MS Mincho"/>
          <w:sz w:val="20"/>
        </w:rPr>
        <w:t>Beel</w:t>
      </w:r>
      <w:proofErr w:type="spellEnd"/>
      <w:r w:rsidR="00685CB5" w:rsidRPr="00BA61FA">
        <w:rPr>
          <w:rFonts w:eastAsia="MS Mincho"/>
          <w:sz w:val="20"/>
        </w:rPr>
        <w:t xml:space="preserve">, J., </w:t>
      </w:r>
      <w:proofErr w:type="spellStart"/>
      <w:r w:rsidR="00685CB5" w:rsidRPr="00BA61FA">
        <w:rPr>
          <w:rFonts w:eastAsia="MS Mincho"/>
          <w:sz w:val="20"/>
        </w:rPr>
        <w:t>Gipp</w:t>
      </w:r>
      <w:proofErr w:type="spellEnd"/>
      <w:r w:rsidR="00685CB5" w:rsidRPr="00BA61FA">
        <w:rPr>
          <w:rFonts w:eastAsia="MS Mincho"/>
          <w:sz w:val="20"/>
        </w:rPr>
        <w:t xml:space="preserve">, B., Langer, S., &amp; </w:t>
      </w:r>
      <w:proofErr w:type="spellStart"/>
      <w:r w:rsidR="00685CB5" w:rsidRPr="00BA61FA">
        <w:rPr>
          <w:rFonts w:eastAsia="MS Mincho"/>
          <w:sz w:val="20"/>
        </w:rPr>
        <w:t>Breitinger</w:t>
      </w:r>
      <w:proofErr w:type="spellEnd"/>
      <w:r w:rsidR="00685CB5" w:rsidRPr="00BA61FA">
        <w:rPr>
          <w:rFonts w:eastAsia="MS Mincho"/>
          <w:sz w:val="20"/>
        </w:rPr>
        <w:t>, C. (2016</w:t>
      </w:r>
      <w:r w:rsidR="00685CB5" w:rsidRPr="00BA61FA">
        <w:rPr>
          <w:rFonts w:eastAsia="MS Mincho"/>
          <w:i/>
          <w:iCs/>
          <w:sz w:val="20"/>
        </w:rPr>
        <w:t xml:space="preserve">). </w:t>
      </w:r>
      <w:proofErr w:type="gramStart"/>
      <w:r w:rsidR="00685CB5" w:rsidRPr="00BA61FA">
        <w:rPr>
          <w:rFonts w:eastAsia="MS Mincho"/>
          <w:i/>
          <w:iCs/>
          <w:sz w:val="20"/>
        </w:rPr>
        <w:t>paper</w:t>
      </w:r>
      <w:proofErr w:type="gramEnd"/>
      <w:r w:rsidR="00685CB5" w:rsidRPr="00BA61FA">
        <w:rPr>
          <w:rFonts w:eastAsia="MS Mincho"/>
          <w:i/>
          <w:iCs/>
          <w:sz w:val="20"/>
        </w:rPr>
        <w:t xml:space="preserve"> recommender systems: a literature survey</w:t>
      </w:r>
      <w:r w:rsidR="00685CB5" w:rsidRPr="00BA61FA">
        <w:rPr>
          <w:rFonts w:eastAsia="MS Mincho"/>
          <w:sz w:val="20"/>
        </w:rPr>
        <w:t>. International Journal on Digital Libraries, 17(4), 305-338.</w:t>
      </w:r>
    </w:p>
    <w:p w14:paraId="199C7798" w14:textId="1C21E706" w:rsidR="00685CB5" w:rsidRDefault="00685CB5" w:rsidP="00BA61FA">
      <w:pPr>
        <w:rPr>
          <w:rFonts w:eastAsia="MS Mincho"/>
          <w:sz w:val="20"/>
        </w:rPr>
      </w:pPr>
    </w:p>
    <w:p w14:paraId="6F542065" w14:textId="0188F1E9" w:rsidR="00685CB5" w:rsidRPr="00BA61FA" w:rsidRDefault="00685CB5" w:rsidP="00685CB5">
      <w:pPr>
        <w:rPr>
          <w:rFonts w:eastAsia="MS Mincho"/>
          <w:sz w:val="20"/>
        </w:rPr>
      </w:pPr>
      <w:r w:rsidRPr="00BA61FA">
        <w:rPr>
          <w:rFonts w:eastAsia="MS Mincho"/>
          <w:sz w:val="20"/>
        </w:rPr>
        <w:t>[</w:t>
      </w:r>
      <w:r>
        <w:rPr>
          <w:rFonts w:eastAsia="MS Mincho"/>
          <w:sz w:val="20"/>
        </w:rPr>
        <w:t>3</w:t>
      </w:r>
      <w:r w:rsidRPr="00BA61FA">
        <w:rPr>
          <w:rFonts w:eastAsia="MS Mincho"/>
          <w:sz w:val="20"/>
        </w:rPr>
        <w:t xml:space="preserve">] </w:t>
      </w:r>
      <w:proofErr w:type="spellStart"/>
      <w:r w:rsidRPr="00BA61FA">
        <w:rPr>
          <w:rFonts w:eastAsia="MS Mincho"/>
          <w:sz w:val="20"/>
        </w:rPr>
        <w:t>Caruana</w:t>
      </w:r>
      <w:proofErr w:type="spellEnd"/>
      <w:r w:rsidRPr="00BA61FA">
        <w:rPr>
          <w:rFonts w:eastAsia="MS Mincho"/>
          <w:sz w:val="20"/>
        </w:rPr>
        <w:t xml:space="preserve">, R., &amp; </w:t>
      </w:r>
      <w:proofErr w:type="spellStart"/>
      <w:r w:rsidRPr="00BA61FA">
        <w:rPr>
          <w:rFonts w:eastAsia="MS Mincho"/>
          <w:sz w:val="20"/>
        </w:rPr>
        <w:t>Niculescu-Mizil</w:t>
      </w:r>
      <w:proofErr w:type="spellEnd"/>
      <w:r w:rsidRPr="00BA61FA">
        <w:rPr>
          <w:rFonts w:eastAsia="MS Mincho"/>
          <w:sz w:val="20"/>
        </w:rPr>
        <w:t xml:space="preserve">, A. (2006, June). </w:t>
      </w:r>
      <w:r w:rsidRPr="00BA61FA">
        <w:rPr>
          <w:rFonts w:eastAsia="MS Mincho"/>
          <w:i/>
          <w:iCs/>
          <w:sz w:val="20"/>
        </w:rPr>
        <w:t>An empirical comparison of supervised learning algorithms</w:t>
      </w:r>
      <w:r w:rsidRPr="00BA61FA">
        <w:rPr>
          <w:rFonts w:eastAsia="MS Mincho"/>
          <w:sz w:val="20"/>
        </w:rPr>
        <w:t>. In Proceedings of the 23rd international conference on Machine learning (pp. 161-168). ACM.</w:t>
      </w:r>
      <w:r w:rsidRPr="00BA61FA">
        <w:rPr>
          <w:rFonts w:eastAsia="MS Mincho"/>
          <w:sz w:val="20"/>
          <w:rtl/>
        </w:rPr>
        <w:t>‏‏</w:t>
      </w:r>
    </w:p>
    <w:p w14:paraId="5BA8A1CD" w14:textId="2BEAA2ED" w:rsidR="00685CB5" w:rsidRDefault="00685CB5" w:rsidP="00BA61FA">
      <w:pPr>
        <w:rPr>
          <w:rFonts w:eastAsia="MS Mincho"/>
          <w:sz w:val="20"/>
        </w:rPr>
      </w:pPr>
    </w:p>
    <w:p w14:paraId="3983E4F8" w14:textId="09BE9F62" w:rsidR="00685CB5" w:rsidRDefault="00685CB5" w:rsidP="00685CB5">
      <w:pPr>
        <w:rPr>
          <w:sz w:val="20"/>
        </w:rPr>
      </w:pPr>
      <w:r w:rsidRPr="00BA61FA">
        <w:rPr>
          <w:rFonts w:eastAsia="MS Mincho"/>
          <w:sz w:val="20"/>
        </w:rPr>
        <w:t>[</w:t>
      </w:r>
      <w:r>
        <w:rPr>
          <w:rFonts w:eastAsia="MS Mincho"/>
          <w:sz w:val="20"/>
        </w:rPr>
        <w:t>4</w:t>
      </w:r>
      <w:r w:rsidRPr="00BA61FA">
        <w:rPr>
          <w:rFonts w:eastAsia="MS Mincho"/>
          <w:sz w:val="20"/>
        </w:rPr>
        <w:t xml:space="preserve">] Corinna Cortes and Vladimir </w:t>
      </w:r>
      <w:proofErr w:type="spellStart"/>
      <w:r w:rsidRPr="00BA61FA">
        <w:rPr>
          <w:rFonts w:eastAsia="MS Mincho"/>
          <w:sz w:val="20"/>
        </w:rPr>
        <w:t>Vapnik</w:t>
      </w:r>
      <w:proofErr w:type="spellEnd"/>
      <w:r w:rsidRPr="00BA61FA">
        <w:rPr>
          <w:rFonts w:eastAsia="MS Mincho"/>
          <w:sz w:val="20"/>
        </w:rPr>
        <w:t xml:space="preserve">. 1995. </w:t>
      </w:r>
      <w:proofErr w:type="spellStart"/>
      <w:r w:rsidRPr="00BA61FA">
        <w:rPr>
          <w:rFonts w:eastAsia="MS Mincho"/>
          <w:i/>
          <w:iCs/>
          <w:sz w:val="20"/>
        </w:rPr>
        <w:t>Supportvector</w:t>
      </w:r>
      <w:proofErr w:type="spellEnd"/>
      <w:r w:rsidRPr="00BA61FA">
        <w:rPr>
          <w:rFonts w:eastAsia="MS Mincho"/>
          <w:i/>
          <w:iCs/>
          <w:sz w:val="20"/>
        </w:rPr>
        <w:t xml:space="preserve"> networks</w:t>
      </w:r>
      <w:r w:rsidRPr="00BA61FA">
        <w:rPr>
          <w:rFonts w:eastAsia="MS Mincho"/>
          <w:sz w:val="20"/>
        </w:rPr>
        <w:t>. Machine learning, 20(3):273–297</w:t>
      </w:r>
      <w:r w:rsidRPr="00BA61FA">
        <w:rPr>
          <w:sz w:val="20"/>
        </w:rPr>
        <w:t>.</w:t>
      </w:r>
      <w:r>
        <w:rPr>
          <w:sz w:val="20"/>
        </w:rPr>
        <w:t xml:space="preserve"> </w:t>
      </w:r>
    </w:p>
    <w:p w14:paraId="637924C1" w14:textId="77777777" w:rsidR="00685CB5" w:rsidRDefault="00685CB5" w:rsidP="00BA61FA">
      <w:pPr>
        <w:rPr>
          <w:rFonts w:eastAsia="MS Mincho"/>
          <w:sz w:val="20"/>
        </w:rPr>
      </w:pPr>
    </w:p>
    <w:p w14:paraId="03C2EDA2" w14:textId="16D5C2C5" w:rsidR="00685CB5" w:rsidRDefault="00685CB5" w:rsidP="00685CB5">
      <w:pPr>
        <w:rPr>
          <w:sz w:val="20"/>
        </w:rPr>
      </w:pPr>
      <w:r>
        <w:rPr>
          <w:sz w:val="20"/>
        </w:rPr>
        <w:t>[5</w:t>
      </w:r>
      <w:r w:rsidRPr="00BA61FA">
        <w:rPr>
          <w:sz w:val="20"/>
        </w:rPr>
        <w:t xml:space="preserve">] de </w:t>
      </w:r>
      <w:proofErr w:type="spellStart"/>
      <w:r w:rsidRPr="00BA61FA">
        <w:rPr>
          <w:sz w:val="20"/>
        </w:rPr>
        <w:t>Vel</w:t>
      </w:r>
      <w:proofErr w:type="spellEnd"/>
      <w:r w:rsidRPr="00BA61FA">
        <w:rPr>
          <w:sz w:val="20"/>
        </w:rPr>
        <w:t xml:space="preserve">, O., Anderson, A., </w:t>
      </w:r>
      <w:proofErr w:type="spellStart"/>
      <w:r w:rsidRPr="00BA61FA">
        <w:rPr>
          <w:sz w:val="20"/>
        </w:rPr>
        <w:t>Corney</w:t>
      </w:r>
      <w:proofErr w:type="spellEnd"/>
      <w:r w:rsidRPr="00BA61FA">
        <w:rPr>
          <w:sz w:val="20"/>
        </w:rPr>
        <w:t xml:space="preserve">, M., </w:t>
      </w:r>
      <w:proofErr w:type="spellStart"/>
      <w:r w:rsidRPr="00BA61FA">
        <w:rPr>
          <w:sz w:val="20"/>
        </w:rPr>
        <w:t>Mohay</w:t>
      </w:r>
      <w:proofErr w:type="spellEnd"/>
      <w:r w:rsidRPr="00BA61FA">
        <w:rPr>
          <w:sz w:val="20"/>
        </w:rPr>
        <w:t xml:space="preserve">, G.: </w:t>
      </w:r>
      <w:r w:rsidRPr="00BA61FA">
        <w:rPr>
          <w:i/>
          <w:iCs/>
          <w:sz w:val="20"/>
        </w:rPr>
        <w:t>Mining E-mail Content for Author Identification Forensics</w:t>
      </w:r>
      <w:r w:rsidRPr="00BA61FA">
        <w:rPr>
          <w:sz w:val="20"/>
        </w:rPr>
        <w:t>. SIGMOD Record, 30:4 (2001) 55-64.</w:t>
      </w:r>
    </w:p>
    <w:p w14:paraId="219DBA63" w14:textId="7D8F59D6" w:rsidR="00685CB5" w:rsidRDefault="00685CB5" w:rsidP="00685CB5">
      <w:pPr>
        <w:rPr>
          <w:sz w:val="20"/>
        </w:rPr>
      </w:pPr>
    </w:p>
    <w:p w14:paraId="7C5B0374" w14:textId="08AF7E7B" w:rsidR="00685CB5" w:rsidRDefault="00685CB5" w:rsidP="00685CB5">
      <w:pPr>
        <w:jc w:val="both"/>
        <w:rPr>
          <w:rFonts w:eastAsia="MS Mincho"/>
          <w:sz w:val="20"/>
        </w:rPr>
      </w:pPr>
      <w:r w:rsidRPr="00BA61FA">
        <w:rPr>
          <w:rFonts w:eastAsia="MS Mincho"/>
          <w:sz w:val="20"/>
        </w:rPr>
        <w:t>[</w:t>
      </w:r>
      <w:r>
        <w:rPr>
          <w:rFonts w:eastAsia="MS Mincho"/>
          <w:sz w:val="20"/>
        </w:rPr>
        <w:t>6</w:t>
      </w:r>
      <w:r w:rsidRPr="00BA61FA">
        <w:rPr>
          <w:rFonts w:eastAsia="MS Mincho"/>
          <w:sz w:val="20"/>
        </w:rPr>
        <w:t>]</w:t>
      </w:r>
      <w:r w:rsidRPr="00BA61FA">
        <w:rPr>
          <w:sz w:val="20"/>
        </w:rPr>
        <w:t xml:space="preserve"> </w:t>
      </w:r>
      <w:proofErr w:type="spellStart"/>
      <w:r w:rsidRPr="00BA61FA">
        <w:rPr>
          <w:rFonts w:eastAsia="MS Mincho"/>
          <w:sz w:val="20"/>
        </w:rPr>
        <w:t>D.Napoleon</w:t>
      </w:r>
      <w:proofErr w:type="spellEnd"/>
      <w:r w:rsidRPr="00BA61FA">
        <w:rPr>
          <w:rFonts w:eastAsia="MS Mincho"/>
          <w:sz w:val="20"/>
        </w:rPr>
        <w:t xml:space="preserve">, </w:t>
      </w:r>
      <w:proofErr w:type="spellStart"/>
      <w:r w:rsidRPr="00BA61FA">
        <w:rPr>
          <w:rFonts w:eastAsia="MS Mincho"/>
          <w:sz w:val="20"/>
        </w:rPr>
        <w:t>S.Pavalakodi</w:t>
      </w:r>
      <w:proofErr w:type="spellEnd"/>
      <w:r w:rsidRPr="00BA61FA">
        <w:rPr>
          <w:rFonts w:eastAsia="MS Mincho"/>
          <w:sz w:val="20"/>
        </w:rPr>
        <w:t>. (2011). “</w:t>
      </w:r>
      <w:r w:rsidRPr="00BA61FA">
        <w:rPr>
          <w:rFonts w:eastAsia="MS Mincho"/>
          <w:i/>
          <w:iCs/>
          <w:sz w:val="20"/>
        </w:rPr>
        <w:t xml:space="preserve">A New Method for Dimensionality Reduction using </w:t>
      </w:r>
      <w:proofErr w:type="spellStart"/>
      <w:r w:rsidRPr="00BA61FA">
        <w:rPr>
          <w:rFonts w:eastAsia="MS Mincho"/>
          <w:i/>
          <w:iCs/>
          <w:sz w:val="20"/>
        </w:rPr>
        <w:t>KMeans</w:t>
      </w:r>
      <w:proofErr w:type="spellEnd"/>
      <w:r w:rsidRPr="00BA61FA">
        <w:rPr>
          <w:rFonts w:eastAsia="MS Mincho"/>
          <w:i/>
          <w:iCs/>
          <w:sz w:val="20"/>
        </w:rPr>
        <w:t xml:space="preserve"> Clustering Algorithm for High Dimensional</w:t>
      </w:r>
      <w:r w:rsidRPr="00BA61FA">
        <w:rPr>
          <w:rFonts w:eastAsia="MS Mincho"/>
          <w:sz w:val="20"/>
        </w:rPr>
        <w:t xml:space="preserve">” </w:t>
      </w:r>
      <w:hyperlink r:id="rId19">
        <w:r w:rsidRPr="1FF3F54F">
          <w:rPr>
            <w:rStyle w:val="Hyperlink"/>
            <w:rFonts w:eastAsia="MS Mincho"/>
            <w:sz w:val="20"/>
          </w:rPr>
          <w:t>http://citeseerx.ist.psu.edu/viewdoc/download?doi=10.1.1.206.3001&amp;rep=rep1&amp;type=pdf</w:t>
        </w:r>
      </w:hyperlink>
      <w:r w:rsidRPr="1FF3F54F">
        <w:rPr>
          <w:rFonts w:eastAsia="MS Mincho"/>
          <w:sz w:val="20"/>
        </w:rPr>
        <w:t>.</w:t>
      </w:r>
    </w:p>
    <w:p w14:paraId="7F766704" w14:textId="7607F80A" w:rsidR="00685CB5" w:rsidRDefault="00685CB5" w:rsidP="00685CB5">
      <w:pPr>
        <w:rPr>
          <w:sz w:val="20"/>
        </w:rPr>
      </w:pPr>
    </w:p>
    <w:p w14:paraId="2D821475" w14:textId="6829ADC9" w:rsidR="00685CB5" w:rsidRDefault="00685CB5" w:rsidP="00685CB5">
      <w:pPr>
        <w:rPr>
          <w:rFonts w:eastAsia="MS Mincho"/>
          <w:sz w:val="20"/>
        </w:rPr>
      </w:pPr>
      <w:r w:rsidRPr="00BA61FA">
        <w:rPr>
          <w:rFonts w:eastAsia="MS Mincho"/>
          <w:sz w:val="20"/>
        </w:rPr>
        <w:t>[</w:t>
      </w:r>
      <w:r>
        <w:rPr>
          <w:rFonts w:eastAsia="MS Mincho"/>
          <w:sz w:val="20"/>
        </w:rPr>
        <w:t>7</w:t>
      </w:r>
      <w:r w:rsidRPr="00BA61FA">
        <w:rPr>
          <w:rFonts w:eastAsia="MS Mincho"/>
          <w:sz w:val="20"/>
        </w:rPr>
        <w:t>]</w:t>
      </w:r>
      <w:r w:rsidRPr="00BA61FA">
        <w:rPr>
          <w:sz w:val="20"/>
        </w:rPr>
        <w:t xml:space="preserve"> </w:t>
      </w:r>
      <w:r w:rsidRPr="00BA61FA">
        <w:rPr>
          <w:rFonts w:eastAsia="MS Mincho"/>
          <w:sz w:val="20"/>
        </w:rPr>
        <w:t xml:space="preserve">Friedman, J. H. (2001). </w:t>
      </w:r>
      <w:r w:rsidRPr="00BA61FA">
        <w:rPr>
          <w:rFonts w:eastAsia="MS Mincho"/>
          <w:i/>
          <w:iCs/>
          <w:sz w:val="20"/>
        </w:rPr>
        <w:t>Greedy function approximation: a gradient boosting machine</w:t>
      </w:r>
      <w:r w:rsidRPr="00BA61FA">
        <w:rPr>
          <w:rFonts w:eastAsia="MS Mincho"/>
          <w:sz w:val="20"/>
        </w:rPr>
        <w:t>. Annals of statistics, 1189-1232</w:t>
      </w:r>
    </w:p>
    <w:p w14:paraId="21FCF1EE" w14:textId="7FD9FF3D" w:rsidR="00685CB5" w:rsidRDefault="00685CB5" w:rsidP="00685CB5">
      <w:pPr>
        <w:rPr>
          <w:rFonts w:eastAsia="MS Mincho"/>
          <w:sz w:val="20"/>
        </w:rPr>
      </w:pPr>
    </w:p>
    <w:p w14:paraId="4FFB4BC1" w14:textId="774E1385" w:rsidR="00685CB5" w:rsidRPr="00BA61FA" w:rsidRDefault="00685CB5" w:rsidP="00685CB5">
      <w:pPr>
        <w:rPr>
          <w:rFonts w:eastAsia="MS Mincho"/>
          <w:sz w:val="20"/>
        </w:rPr>
      </w:pPr>
      <w:r w:rsidRPr="00BA61FA">
        <w:rPr>
          <w:rFonts w:eastAsia="MS Mincho"/>
          <w:sz w:val="20"/>
        </w:rPr>
        <w:t>[</w:t>
      </w:r>
      <w:r>
        <w:rPr>
          <w:rFonts w:eastAsia="MS Mincho"/>
          <w:sz w:val="20"/>
        </w:rPr>
        <w:t>8</w:t>
      </w:r>
      <w:r w:rsidRPr="00BA61FA">
        <w:rPr>
          <w:rFonts w:eastAsia="MS Mincho"/>
          <w:sz w:val="20"/>
        </w:rPr>
        <w:t xml:space="preserve">] </w:t>
      </w:r>
      <w:proofErr w:type="spellStart"/>
      <w:r w:rsidRPr="00BA61FA">
        <w:rPr>
          <w:rFonts w:eastAsia="MS Mincho"/>
          <w:sz w:val="20"/>
        </w:rPr>
        <w:t>Gebre</w:t>
      </w:r>
      <w:proofErr w:type="spellEnd"/>
      <w:r w:rsidRPr="00BA61FA">
        <w:rPr>
          <w:rFonts w:eastAsia="MS Mincho"/>
          <w:sz w:val="20"/>
        </w:rPr>
        <w:t xml:space="preserve">, B. G., </w:t>
      </w:r>
      <w:proofErr w:type="spellStart"/>
      <w:r w:rsidRPr="00BA61FA">
        <w:rPr>
          <w:rFonts w:eastAsia="MS Mincho"/>
          <w:sz w:val="20"/>
        </w:rPr>
        <w:t>Zampieri</w:t>
      </w:r>
      <w:proofErr w:type="spellEnd"/>
      <w:r w:rsidRPr="00BA61FA">
        <w:rPr>
          <w:rFonts w:eastAsia="MS Mincho"/>
          <w:sz w:val="20"/>
        </w:rPr>
        <w:t xml:space="preserve">, M., </w:t>
      </w:r>
      <w:proofErr w:type="spellStart"/>
      <w:r w:rsidRPr="00BA61FA">
        <w:rPr>
          <w:rFonts w:eastAsia="MS Mincho"/>
          <w:sz w:val="20"/>
        </w:rPr>
        <w:t>Wittenburg</w:t>
      </w:r>
      <w:proofErr w:type="spellEnd"/>
      <w:r w:rsidRPr="00BA61FA">
        <w:rPr>
          <w:rFonts w:eastAsia="MS Mincho"/>
          <w:sz w:val="20"/>
        </w:rPr>
        <w:t xml:space="preserve">, P., &amp; </w:t>
      </w:r>
      <w:proofErr w:type="spellStart"/>
      <w:r w:rsidRPr="00BA61FA">
        <w:rPr>
          <w:rFonts w:eastAsia="MS Mincho"/>
          <w:sz w:val="20"/>
        </w:rPr>
        <w:t>Heskes</w:t>
      </w:r>
      <w:proofErr w:type="spellEnd"/>
      <w:r w:rsidRPr="00BA61FA">
        <w:rPr>
          <w:rFonts w:eastAsia="MS Mincho"/>
          <w:sz w:val="20"/>
        </w:rPr>
        <w:t xml:space="preserve">, T. (2013). </w:t>
      </w:r>
      <w:r w:rsidRPr="00BA61FA">
        <w:rPr>
          <w:rFonts w:eastAsia="MS Mincho"/>
          <w:i/>
          <w:iCs/>
          <w:sz w:val="20"/>
        </w:rPr>
        <w:t xml:space="preserve">Improving native language identification with </w:t>
      </w:r>
      <w:proofErr w:type="spellStart"/>
      <w:r w:rsidRPr="00BA61FA">
        <w:rPr>
          <w:rFonts w:eastAsia="MS Mincho"/>
          <w:i/>
          <w:iCs/>
          <w:sz w:val="20"/>
        </w:rPr>
        <w:t>tf-idf</w:t>
      </w:r>
      <w:proofErr w:type="spellEnd"/>
      <w:r w:rsidRPr="00BA61FA">
        <w:rPr>
          <w:rFonts w:eastAsia="MS Mincho"/>
          <w:i/>
          <w:iCs/>
          <w:sz w:val="20"/>
        </w:rPr>
        <w:t xml:space="preserve"> weighting</w:t>
      </w:r>
      <w:r w:rsidRPr="00BA61FA">
        <w:rPr>
          <w:rFonts w:eastAsia="MS Mincho"/>
          <w:sz w:val="20"/>
        </w:rPr>
        <w:t xml:space="preserve">. In the 8th NAACL </w:t>
      </w:r>
      <w:r w:rsidRPr="00BA61FA">
        <w:rPr>
          <w:rFonts w:eastAsia="MS Mincho"/>
          <w:sz w:val="20"/>
        </w:rPr>
        <w:t>Workshop on Innovative Use of NLP for Building Educational Applications (BEA8) (pp. 216-223)</w:t>
      </w:r>
    </w:p>
    <w:p w14:paraId="6921C7CF" w14:textId="77777777" w:rsidR="00685CB5" w:rsidRDefault="00685CB5" w:rsidP="00685CB5">
      <w:pPr>
        <w:rPr>
          <w:rFonts w:eastAsia="MS Mincho"/>
          <w:sz w:val="20"/>
        </w:rPr>
      </w:pPr>
    </w:p>
    <w:p w14:paraId="2AC39D9B" w14:textId="77777777" w:rsidR="00685CB5" w:rsidRDefault="00685CB5" w:rsidP="00685CB5">
      <w:pPr>
        <w:rPr>
          <w:sz w:val="20"/>
        </w:rPr>
      </w:pPr>
    </w:p>
    <w:p w14:paraId="532BF5D2" w14:textId="05FED533" w:rsidR="00685CB5" w:rsidRPr="00BA61FA" w:rsidRDefault="00685CB5" w:rsidP="00685CB5">
      <w:pPr>
        <w:rPr>
          <w:sz w:val="20"/>
        </w:rPr>
      </w:pPr>
      <w:r>
        <w:rPr>
          <w:sz w:val="20"/>
        </w:rPr>
        <w:t xml:space="preserve">[9] </w:t>
      </w:r>
      <w:proofErr w:type="spellStart"/>
      <w:r w:rsidRPr="00BA61FA">
        <w:rPr>
          <w:sz w:val="20"/>
        </w:rPr>
        <w:t>Houvardas</w:t>
      </w:r>
      <w:proofErr w:type="spellEnd"/>
      <w:r w:rsidRPr="00BA61FA">
        <w:rPr>
          <w:sz w:val="20"/>
        </w:rPr>
        <w:t xml:space="preserve">, J., &amp; </w:t>
      </w:r>
      <w:proofErr w:type="spellStart"/>
      <w:r w:rsidRPr="00BA61FA">
        <w:rPr>
          <w:sz w:val="20"/>
        </w:rPr>
        <w:t>Stamatatos</w:t>
      </w:r>
      <w:proofErr w:type="spellEnd"/>
      <w:r w:rsidRPr="00BA61FA">
        <w:rPr>
          <w:sz w:val="20"/>
        </w:rPr>
        <w:t xml:space="preserve">, E. (2006, September). </w:t>
      </w:r>
      <w:r w:rsidRPr="00BA61FA">
        <w:rPr>
          <w:i/>
          <w:iCs/>
          <w:sz w:val="20"/>
        </w:rPr>
        <w:t>N-gram feature selection for authorship identification</w:t>
      </w:r>
      <w:r w:rsidRPr="00BA61FA">
        <w:rPr>
          <w:sz w:val="20"/>
        </w:rPr>
        <w:t>. In International Conference on Artificial Intelligence: Methodology, Systems, and Applications (pp. 77-86). Springer, Berlin, Heidelberg</w:t>
      </w:r>
    </w:p>
    <w:p w14:paraId="0BADA36E" w14:textId="77777777" w:rsidR="00685CB5" w:rsidRDefault="00685CB5" w:rsidP="00BA61FA">
      <w:pPr>
        <w:rPr>
          <w:rFonts w:eastAsia="MS Mincho"/>
          <w:sz w:val="20"/>
        </w:rPr>
      </w:pPr>
    </w:p>
    <w:p w14:paraId="7FC5691C" w14:textId="37E5A353" w:rsidR="00685CB5" w:rsidRDefault="00685CB5" w:rsidP="00685CB5">
      <w:pPr>
        <w:rPr>
          <w:rFonts w:eastAsia="MS Mincho"/>
          <w:sz w:val="20"/>
        </w:rPr>
      </w:pPr>
      <w:r w:rsidRPr="00BA61FA">
        <w:rPr>
          <w:sz w:val="20"/>
        </w:rPr>
        <w:t>[</w:t>
      </w:r>
      <w:r>
        <w:rPr>
          <w:sz w:val="20"/>
        </w:rPr>
        <w:t>10</w:t>
      </w:r>
      <w:r w:rsidRPr="00BA61FA">
        <w:rPr>
          <w:sz w:val="20"/>
        </w:rPr>
        <w:t xml:space="preserve">] </w:t>
      </w:r>
      <w:r w:rsidRPr="00BA61FA">
        <w:rPr>
          <w:rFonts w:eastAsia="MS Mincho"/>
          <w:sz w:val="20"/>
        </w:rPr>
        <w:t xml:space="preserve">Holmes, D.: </w:t>
      </w:r>
      <w:r w:rsidRPr="00BA61FA">
        <w:rPr>
          <w:rFonts w:eastAsia="MS Mincho"/>
          <w:i/>
          <w:iCs/>
          <w:sz w:val="20"/>
        </w:rPr>
        <w:t xml:space="preserve">The Evolution of </w:t>
      </w:r>
      <w:proofErr w:type="spellStart"/>
      <w:r w:rsidRPr="00BA61FA">
        <w:rPr>
          <w:rFonts w:eastAsia="MS Mincho"/>
          <w:i/>
          <w:iCs/>
          <w:sz w:val="20"/>
        </w:rPr>
        <w:t>Stylometry</w:t>
      </w:r>
      <w:proofErr w:type="spellEnd"/>
      <w:r w:rsidRPr="00BA61FA">
        <w:rPr>
          <w:rFonts w:eastAsia="MS Mincho"/>
          <w:i/>
          <w:iCs/>
          <w:sz w:val="20"/>
        </w:rPr>
        <w:t xml:space="preserve"> in Humanities Scholarship</w:t>
      </w:r>
      <w:r w:rsidRPr="00BA61FA">
        <w:rPr>
          <w:rFonts w:eastAsia="MS Mincho"/>
          <w:sz w:val="20"/>
        </w:rPr>
        <w:t>. Literary and Linguistic Computing, 13:3 (1998) 111-117.</w:t>
      </w:r>
    </w:p>
    <w:p w14:paraId="7FB784CF" w14:textId="3E6EFB5A" w:rsidR="00685CB5" w:rsidRDefault="00685CB5" w:rsidP="00685CB5">
      <w:pPr>
        <w:rPr>
          <w:rFonts w:eastAsia="MS Mincho"/>
          <w:sz w:val="20"/>
        </w:rPr>
      </w:pPr>
    </w:p>
    <w:p w14:paraId="6516A8FD" w14:textId="77777777" w:rsidR="00685CB5" w:rsidRPr="008E2AFF" w:rsidRDefault="00685CB5" w:rsidP="00685CB5">
      <w:pPr>
        <w:rPr>
          <w:sz w:val="20"/>
        </w:rPr>
      </w:pPr>
      <w:r w:rsidRPr="00BA61FA">
        <w:rPr>
          <w:rFonts w:eastAsia="MS Mincho"/>
          <w:sz w:val="20"/>
        </w:rPr>
        <w:t>[11]</w:t>
      </w:r>
      <w:r w:rsidRPr="00BA61FA">
        <w:rPr>
          <w:sz w:val="20"/>
        </w:rPr>
        <w:t xml:space="preserve"> </w:t>
      </w:r>
      <w:r w:rsidRPr="00BA61FA">
        <w:rPr>
          <w:rFonts w:eastAsia="MS Mincho"/>
          <w:sz w:val="20"/>
        </w:rPr>
        <w:t xml:space="preserve">Liu, P., </w:t>
      </w:r>
      <w:proofErr w:type="spellStart"/>
      <w:r w:rsidRPr="00BA61FA">
        <w:rPr>
          <w:rFonts w:eastAsia="MS Mincho"/>
          <w:sz w:val="20"/>
        </w:rPr>
        <w:t>Qiu</w:t>
      </w:r>
      <w:proofErr w:type="spellEnd"/>
      <w:r w:rsidRPr="00BA61FA">
        <w:rPr>
          <w:rFonts w:eastAsia="MS Mincho"/>
          <w:sz w:val="20"/>
        </w:rPr>
        <w:t xml:space="preserve">, X., &amp; Huang, X. (2016). </w:t>
      </w:r>
      <w:r w:rsidRPr="00BA61FA">
        <w:rPr>
          <w:rFonts w:eastAsia="MS Mincho"/>
          <w:i/>
          <w:iCs/>
          <w:sz w:val="20"/>
        </w:rPr>
        <w:t>Recurrent neural network for text classification with multi-task learning.</w:t>
      </w:r>
      <w:r w:rsidRPr="00BA61FA">
        <w:rPr>
          <w:rFonts w:eastAsia="MS Mincho"/>
          <w:sz w:val="20"/>
        </w:rPr>
        <w:t> </w:t>
      </w:r>
      <w:proofErr w:type="spellStart"/>
      <w:proofErr w:type="gramStart"/>
      <w:r w:rsidRPr="00BA61FA">
        <w:rPr>
          <w:rFonts w:eastAsia="MS Mincho"/>
          <w:sz w:val="20"/>
        </w:rPr>
        <w:t>arXiv</w:t>
      </w:r>
      <w:proofErr w:type="spellEnd"/>
      <w:proofErr w:type="gramEnd"/>
      <w:r w:rsidRPr="00BA61FA">
        <w:rPr>
          <w:rFonts w:eastAsia="MS Mincho"/>
          <w:sz w:val="20"/>
        </w:rPr>
        <w:t xml:space="preserve"> preprint arXiv:1605.05101</w:t>
      </w:r>
    </w:p>
    <w:p w14:paraId="42AD72CD" w14:textId="7B8E5AAC" w:rsidR="00685CB5" w:rsidRDefault="00685CB5" w:rsidP="00685CB5">
      <w:pPr>
        <w:rPr>
          <w:rFonts w:eastAsia="MS Mincho"/>
          <w:sz w:val="20"/>
        </w:rPr>
      </w:pPr>
    </w:p>
    <w:p w14:paraId="7728F41A" w14:textId="310CC560" w:rsidR="00685CB5" w:rsidRDefault="00685CB5" w:rsidP="00685CB5">
      <w:pPr>
        <w:rPr>
          <w:rFonts w:eastAsia="MS Mincho"/>
          <w:sz w:val="20"/>
        </w:rPr>
      </w:pPr>
      <w:r>
        <w:rPr>
          <w:rFonts w:eastAsia="MS Mincho"/>
          <w:sz w:val="20"/>
        </w:rPr>
        <w:t xml:space="preserve">[12] </w:t>
      </w:r>
      <w:r w:rsidRPr="00903660">
        <w:rPr>
          <w:rFonts w:eastAsia="MS Mincho"/>
          <w:sz w:val="20"/>
        </w:rPr>
        <w:t xml:space="preserve">M. Koppel, S. </w:t>
      </w:r>
      <w:proofErr w:type="spellStart"/>
      <w:r w:rsidRPr="00903660">
        <w:rPr>
          <w:rFonts w:eastAsia="MS Mincho"/>
          <w:sz w:val="20"/>
        </w:rPr>
        <w:t>Argamon</w:t>
      </w:r>
      <w:proofErr w:type="spellEnd"/>
      <w:r w:rsidRPr="00903660">
        <w:rPr>
          <w:rFonts w:eastAsia="MS Mincho"/>
          <w:sz w:val="20"/>
        </w:rPr>
        <w:t xml:space="preserve"> and A. Shimoni</w:t>
      </w:r>
      <w:r>
        <w:rPr>
          <w:rFonts w:eastAsia="MS Mincho"/>
          <w:sz w:val="20"/>
        </w:rPr>
        <w:t xml:space="preserve"> (</w:t>
      </w:r>
      <w:r w:rsidRPr="00903660">
        <w:rPr>
          <w:rFonts w:eastAsia="MS Mincho"/>
          <w:sz w:val="20"/>
        </w:rPr>
        <w:t>2002</w:t>
      </w:r>
      <w:r>
        <w:rPr>
          <w:rFonts w:eastAsia="MS Mincho"/>
          <w:sz w:val="20"/>
        </w:rPr>
        <w:t>).</w:t>
      </w:r>
      <w:r w:rsidRPr="00903660">
        <w:rPr>
          <w:rFonts w:eastAsia="MS Mincho"/>
          <w:sz w:val="20"/>
        </w:rPr>
        <w:t xml:space="preserve"> </w:t>
      </w:r>
      <w:r w:rsidRPr="00056EED">
        <w:rPr>
          <w:rFonts w:eastAsia="MS Mincho"/>
          <w:i/>
          <w:iCs/>
          <w:sz w:val="20"/>
        </w:rPr>
        <w:t xml:space="preserve">Automatically categorizing written texts by author gender, Literary and Linguistic Computing, vol. </w:t>
      </w:r>
      <w:r w:rsidRPr="00903660">
        <w:rPr>
          <w:rFonts w:eastAsia="MS Mincho"/>
          <w:sz w:val="20"/>
        </w:rPr>
        <w:t>17(4), pp. 401–412.</w:t>
      </w:r>
    </w:p>
    <w:p w14:paraId="1F39601D" w14:textId="77777777" w:rsidR="00685CB5" w:rsidRPr="00BA61FA" w:rsidRDefault="00685CB5" w:rsidP="00685CB5">
      <w:pPr>
        <w:rPr>
          <w:rFonts w:eastAsia="MS Mincho"/>
          <w:sz w:val="20"/>
        </w:rPr>
      </w:pPr>
    </w:p>
    <w:p w14:paraId="76942727" w14:textId="6C15114D" w:rsidR="00BA61FA" w:rsidRPr="00BA61FA" w:rsidRDefault="00685CB5" w:rsidP="00685CB5">
      <w:pPr>
        <w:rPr>
          <w:sz w:val="20"/>
        </w:rPr>
      </w:pPr>
      <w:r>
        <w:rPr>
          <w:sz w:val="20"/>
        </w:rPr>
        <w:t xml:space="preserve">[13] </w:t>
      </w:r>
      <w:r w:rsidR="00BA61FA">
        <w:rPr>
          <w:sz w:val="20"/>
        </w:rPr>
        <w:t xml:space="preserve">Narayanan, Arvind, et al. </w:t>
      </w:r>
      <w:r w:rsidR="00FA7C6D" w:rsidRPr="00BA61FA">
        <w:rPr>
          <w:i/>
          <w:iCs/>
          <w:sz w:val="20"/>
        </w:rPr>
        <w:t>On the feasibility of intern</w:t>
      </w:r>
      <w:r w:rsidR="00BA61FA" w:rsidRPr="00BA61FA">
        <w:rPr>
          <w:i/>
          <w:iCs/>
          <w:sz w:val="20"/>
        </w:rPr>
        <w:t>et-scale author identification</w:t>
      </w:r>
      <w:r w:rsidR="00BA61FA">
        <w:rPr>
          <w:sz w:val="20"/>
        </w:rPr>
        <w:t>.</w:t>
      </w:r>
      <w:r w:rsidR="00FA7C6D" w:rsidRPr="00BA61FA">
        <w:rPr>
          <w:sz w:val="20"/>
        </w:rPr>
        <w:t xml:space="preserve"> Security and Privacy (SP), 2012</w:t>
      </w:r>
      <w:r>
        <w:rPr>
          <w:sz w:val="20"/>
        </w:rPr>
        <w:t xml:space="preserve"> IEEE Symposium on. IEEE, 2012.</w:t>
      </w:r>
    </w:p>
    <w:p w14:paraId="723A2BE9" w14:textId="77777777" w:rsidR="00BA61FA" w:rsidRPr="00BA61FA" w:rsidRDefault="00BA61FA" w:rsidP="00BA61FA">
      <w:pPr>
        <w:rPr>
          <w:sz w:val="20"/>
        </w:rPr>
      </w:pPr>
    </w:p>
    <w:p w14:paraId="00AEF649" w14:textId="38C62CF7" w:rsidR="00BA61FA" w:rsidRPr="00BA61FA" w:rsidRDefault="00F547D5" w:rsidP="00685CB5">
      <w:pPr>
        <w:rPr>
          <w:rFonts w:eastAsia="MS Mincho"/>
          <w:sz w:val="20"/>
        </w:rPr>
      </w:pPr>
      <w:r w:rsidRPr="00BA61FA">
        <w:rPr>
          <w:sz w:val="20"/>
        </w:rPr>
        <w:t>[</w:t>
      </w:r>
      <w:r w:rsidR="00685CB5">
        <w:rPr>
          <w:sz w:val="20"/>
        </w:rPr>
        <w:t>14</w:t>
      </w:r>
      <w:r w:rsidRPr="00BA61FA">
        <w:rPr>
          <w:sz w:val="20"/>
        </w:rPr>
        <w:t xml:space="preserve">] Wang, L. </w:t>
      </w:r>
      <w:proofErr w:type="spellStart"/>
      <w:proofErr w:type="gramStart"/>
      <w:r w:rsidRPr="00BA61FA">
        <w:rPr>
          <w:sz w:val="20"/>
        </w:rPr>
        <w:t>Z..</w:t>
      </w:r>
      <w:proofErr w:type="gramEnd"/>
      <w:r w:rsidR="0061339C" w:rsidRPr="00BA61FA">
        <w:rPr>
          <w:rFonts w:eastAsia="MS Mincho"/>
          <w:i/>
          <w:iCs/>
          <w:sz w:val="20"/>
        </w:rPr>
        <w:t>News</w:t>
      </w:r>
      <w:proofErr w:type="spellEnd"/>
      <w:r w:rsidR="0061339C" w:rsidRPr="00BA61FA">
        <w:rPr>
          <w:rFonts w:eastAsia="MS Mincho"/>
          <w:i/>
          <w:iCs/>
          <w:sz w:val="20"/>
        </w:rPr>
        <w:t xml:space="preserve"> authorship identification with deep </w:t>
      </w:r>
      <w:r w:rsidRPr="00BA61FA">
        <w:rPr>
          <w:i/>
          <w:iCs/>
          <w:sz w:val="20"/>
        </w:rPr>
        <w:t>learning</w:t>
      </w:r>
      <w:r w:rsidRPr="00BA61FA">
        <w:rPr>
          <w:sz w:val="20"/>
        </w:rPr>
        <w:t xml:space="preserve"> </w:t>
      </w:r>
      <w:r w:rsidRPr="00BA61FA">
        <w:rPr>
          <w:rFonts w:eastAsia="MS Mincho"/>
          <w:sz w:val="20"/>
        </w:rPr>
        <w:t>(2017).</w:t>
      </w:r>
    </w:p>
    <w:p w14:paraId="2B43BA5E" w14:textId="77777777" w:rsidR="00BA61FA" w:rsidRPr="00BA61FA" w:rsidRDefault="00BA61FA" w:rsidP="00BA61FA">
      <w:pPr>
        <w:rPr>
          <w:rFonts w:eastAsia="MS Mincho"/>
          <w:sz w:val="20"/>
        </w:rPr>
      </w:pPr>
    </w:p>
    <w:p w14:paraId="1B3551EE" w14:textId="77777777" w:rsidR="00BA61FA" w:rsidRPr="00BA61FA" w:rsidRDefault="00BA61FA" w:rsidP="00BA61FA">
      <w:pPr>
        <w:rPr>
          <w:rFonts w:eastAsia="MS Mincho"/>
          <w:sz w:val="20"/>
        </w:rPr>
      </w:pPr>
    </w:p>
    <w:p w14:paraId="5CE5C0D5" w14:textId="77777777" w:rsidR="00431A4B" w:rsidRDefault="00431A4B" w:rsidP="008E2AFF">
      <w:pPr>
        <w:rPr>
          <w:sz w:val="20"/>
        </w:rPr>
      </w:pPr>
    </w:p>
    <w:p w14:paraId="6FB69BDA" w14:textId="77777777" w:rsidR="00431A4B" w:rsidRDefault="00431A4B" w:rsidP="008E2AFF">
      <w:pPr>
        <w:jc w:val="both"/>
        <w:rPr>
          <w:rFonts w:eastAsia="MS Mincho"/>
          <w:sz w:val="20"/>
        </w:rPr>
      </w:pPr>
    </w:p>
    <w:p w14:paraId="50CE6C91" w14:textId="6EBE34AF" w:rsidR="00431A4B" w:rsidRDefault="00431A4B" w:rsidP="00431A4B">
      <w:pPr>
        <w:jc w:val="both"/>
        <w:rPr>
          <w:rFonts w:eastAsia="MS Mincho"/>
          <w:sz w:val="20"/>
        </w:rPr>
      </w:pPr>
    </w:p>
    <w:p w14:paraId="1E4A9833" w14:textId="2EBDAC54" w:rsidR="00903660" w:rsidRDefault="00903660" w:rsidP="00431A4B">
      <w:pPr>
        <w:rPr>
          <w:rFonts w:eastAsia="MS Mincho"/>
          <w:sz w:val="20"/>
        </w:rPr>
      </w:pPr>
    </w:p>
    <w:p w14:paraId="59502C06" w14:textId="2059470D" w:rsidR="00A83785" w:rsidRPr="00121C29" w:rsidRDefault="00E300BD" w:rsidP="00121C29">
      <w:pPr>
        <w:ind w:firstLine="230"/>
        <w:jc w:val="both"/>
        <w:rPr>
          <w:rFonts w:eastAsia="MS Mincho"/>
          <w:sz w:val="20"/>
        </w:rPr>
      </w:pPr>
      <w:r>
        <w:rPr>
          <w:rFonts w:eastAsia="MS Mincho"/>
          <w:sz w:val="20"/>
        </w:rPr>
        <w:br w:type="page"/>
      </w:r>
    </w:p>
    <w:p w14:paraId="4297ABD3" w14:textId="77777777" w:rsidR="00D777F8" w:rsidRDefault="00D777F8" w:rsidP="00FD0ACA">
      <w:pPr>
        <w:pStyle w:val="ACLSection"/>
        <w:sectPr w:rsidR="00D777F8" w:rsidSect="00F6301D">
          <w:type w:val="continuous"/>
          <w:pgSz w:w="11894" w:h="16819" w:code="1"/>
          <w:pgMar w:top="1412" w:right="1412" w:bottom="1412" w:left="1412" w:header="431" w:footer="578" w:gutter="0"/>
          <w:cols w:num="2" w:space="346"/>
          <w:vAlign w:val="center"/>
          <w:docGrid w:linePitch="272"/>
        </w:sectPr>
      </w:pPr>
      <w:bookmarkStart w:id="30" w:name="_Ref524646442"/>
    </w:p>
    <w:p w14:paraId="66C28683" w14:textId="5F515622" w:rsidR="00E329CD" w:rsidRDefault="00E329CD" w:rsidP="00FD0ACA">
      <w:pPr>
        <w:pStyle w:val="ACLSection"/>
      </w:pPr>
      <w:bookmarkStart w:id="31" w:name="_Ref524646891"/>
      <w:r>
        <w:lastRenderedPageBreak/>
        <w:t>Appendix A- Machine learning methods</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3"/>
      </w:tblGrid>
      <w:tr w:rsidR="00313F48" w14:paraId="7FC26A22" w14:textId="77777777" w:rsidTr="00D15C9B">
        <w:tc>
          <w:tcPr>
            <w:tcW w:w="4353" w:type="dxa"/>
          </w:tcPr>
          <w:p w14:paraId="7040C495" w14:textId="77777777" w:rsidR="00313F48" w:rsidRDefault="00313F48" w:rsidP="00D15C9B">
            <w:r>
              <w:rPr>
                <w:noProof/>
                <w:lang w:eastAsia="en-US" w:bidi="he-IL"/>
              </w:rPr>
              <w:drawing>
                <wp:inline distT="0" distB="0" distL="0" distR="0" wp14:anchorId="786BEB6A" wp14:editId="39DABDF4">
                  <wp:extent cx="4557711" cy="2372264"/>
                  <wp:effectExtent l="0" t="0" r="0" b="9525"/>
                  <wp:docPr id="635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4123" cy="2406831"/>
                          </a:xfrm>
                          <a:prstGeom prst="rect">
                            <a:avLst/>
                          </a:prstGeom>
                        </pic:spPr>
                      </pic:pic>
                    </a:graphicData>
                  </a:graphic>
                </wp:inline>
              </w:drawing>
            </w:r>
          </w:p>
        </w:tc>
      </w:tr>
      <w:tr w:rsidR="00313F48" w14:paraId="0BCAA6C1" w14:textId="77777777" w:rsidTr="00D15C9B">
        <w:tc>
          <w:tcPr>
            <w:tcW w:w="4353" w:type="dxa"/>
          </w:tcPr>
          <w:p w14:paraId="606E8AAB" w14:textId="350FB389" w:rsidR="00313F48" w:rsidRDefault="00313F48" w:rsidP="00D15C9B">
            <w:pPr>
              <w:pStyle w:val="Caption"/>
              <w:framePr w:hSpace="0" w:wrap="auto" w:xAlign="left" w:yAlign="inline"/>
              <w:suppressOverlap w:val="0"/>
            </w:pPr>
            <w:r w:rsidRPr="00EE2FC7">
              <w:rPr>
                <w:sz w:val="22"/>
                <w:szCs w:val="22"/>
              </w:rPr>
              <w:t xml:space="preserve">CNN. Each “A” sees two inputs. Each “B” sees two “As” which have a common input so each “B” has a receptive field of 3. Each B </w:t>
            </w:r>
            <w:proofErr w:type="gramStart"/>
            <w:r w:rsidRPr="00EE2FC7">
              <w:rPr>
                <w:sz w:val="22"/>
                <w:szCs w:val="22"/>
              </w:rPr>
              <w:t>is exposed</w:t>
            </w:r>
            <w:proofErr w:type="gramEnd"/>
            <w:r w:rsidRPr="00EE2FC7">
              <w:rPr>
                <w:sz w:val="22"/>
                <w:szCs w:val="22"/>
              </w:rPr>
              <w:t xml:space="preserve"> to exactly 3 inputs</w:t>
            </w:r>
            <w:r w:rsidRPr="008A499C">
              <w:t>.</w:t>
            </w:r>
          </w:p>
        </w:tc>
      </w:tr>
    </w:tbl>
    <w:p w14:paraId="0E40C102" w14:textId="77777777" w:rsidR="00313F48" w:rsidRPr="00313F48" w:rsidRDefault="00313F48" w:rsidP="00313F48">
      <w:pPr>
        <w:pStyle w:val="ACLText"/>
      </w:pPr>
    </w:p>
    <w:p w14:paraId="42E82915" w14:textId="7AF93D70" w:rsidR="00A83785" w:rsidRDefault="00A83785" w:rsidP="00E329CD">
      <w:pPr>
        <w:pStyle w:val="ACLSection"/>
      </w:pPr>
      <w:bookmarkStart w:id="32" w:name="_Ref524649620"/>
      <w:r w:rsidRPr="00FD0ACA">
        <w:t xml:space="preserve">Appendix </w:t>
      </w:r>
      <w:r w:rsidR="00E329CD">
        <w:t>B</w:t>
      </w:r>
      <w:r w:rsidRPr="00FD0ACA">
        <w:t>- Data analysis</w:t>
      </w:r>
      <w:bookmarkEnd w:id="30"/>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417"/>
        <w:gridCol w:w="4702"/>
        <w:gridCol w:w="123"/>
      </w:tblGrid>
      <w:tr w:rsidR="00380930" w14:paraId="60F973A6" w14:textId="77777777" w:rsidTr="00380930">
        <w:trPr>
          <w:gridAfter w:val="1"/>
          <w:wAfter w:w="123" w:type="dxa"/>
          <w:trHeight w:val="3664"/>
        </w:trPr>
        <w:tc>
          <w:tcPr>
            <w:tcW w:w="7674" w:type="dxa"/>
            <w:gridSpan w:val="3"/>
          </w:tcPr>
          <w:p w14:paraId="7D347856" w14:textId="77777777" w:rsidR="00380930" w:rsidRDefault="00380930" w:rsidP="00980A87">
            <w:pPr>
              <w:pStyle w:val="ACLText"/>
            </w:pPr>
            <w:r>
              <w:rPr>
                <w:noProof/>
                <w:lang w:eastAsia="en-US" w:bidi="he-IL"/>
              </w:rPr>
              <w:drawing>
                <wp:inline distT="0" distB="0" distL="0" distR="0" wp14:anchorId="51B989A1" wp14:editId="55E1C698">
                  <wp:extent cx="4295955" cy="2591555"/>
                  <wp:effectExtent l="0" t="0" r="0" b="0"/>
                  <wp:docPr id="63561" name="Picture 6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1871" cy="2673547"/>
                          </a:xfrm>
                          <a:prstGeom prst="rect">
                            <a:avLst/>
                          </a:prstGeom>
                        </pic:spPr>
                      </pic:pic>
                    </a:graphicData>
                  </a:graphic>
                </wp:inline>
              </w:drawing>
            </w:r>
          </w:p>
        </w:tc>
      </w:tr>
      <w:tr w:rsidR="00380930" w14:paraId="314F7EA0" w14:textId="77777777" w:rsidTr="00380930">
        <w:trPr>
          <w:gridAfter w:val="1"/>
          <w:wAfter w:w="123" w:type="dxa"/>
          <w:trHeight w:val="342"/>
        </w:trPr>
        <w:tc>
          <w:tcPr>
            <w:tcW w:w="7674" w:type="dxa"/>
            <w:gridSpan w:val="3"/>
          </w:tcPr>
          <w:p w14:paraId="5276AEF0" w14:textId="77777777" w:rsidR="00380930" w:rsidRPr="00EE2FC7" w:rsidRDefault="00380930" w:rsidP="00980A87">
            <w:pPr>
              <w:pStyle w:val="ACLText"/>
              <w:jc w:val="center"/>
              <w:rPr>
                <w:sz w:val="22"/>
              </w:rPr>
            </w:pPr>
            <w:r w:rsidRPr="00EE2FC7">
              <w:rPr>
                <w:sz w:val="22"/>
              </w:rPr>
              <w:t>Instances per author in train set</w:t>
            </w:r>
          </w:p>
          <w:p w14:paraId="6B771D93" w14:textId="77777777" w:rsidR="00380930" w:rsidRDefault="00380930" w:rsidP="00380930">
            <w:pPr>
              <w:pStyle w:val="ACLFirstLine"/>
            </w:pPr>
          </w:p>
          <w:p w14:paraId="5CD6A39C" w14:textId="2E220DC5" w:rsidR="00380930" w:rsidRPr="00380930" w:rsidRDefault="00380930" w:rsidP="00380930">
            <w:pPr>
              <w:pStyle w:val="ACLFirstLine"/>
            </w:pPr>
          </w:p>
        </w:tc>
      </w:tr>
      <w:tr w:rsidR="00380930" w:rsidRPr="00A83785" w14:paraId="7767143F" w14:textId="77777777" w:rsidTr="1FF3F5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8"/>
        </w:trPr>
        <w:tc>
          <w:tcPr>
            <w:tcW w:w="1555" w:type="dxa"/>
            <w:tcBorders>
              <w:top w:val="single" w:sz="4" w:space="0" w:color="auto"/>
              <w:left w:val="single" w:sz="4" w:space="0" w:color="auto"/>
              <w:bottom w:val="single" w:sz="4" w:space="0" w:color="auto"/>
              <w:right w:val="single" w:sz="4" w:space="0" w:color="auto"/>
            </w:tcBorders>
          </w:tcPr>
          <w:p w14:paraId="5A9CAF88" w14:textId="77777777" w:rsidR="00380930" w:rsidRPr="00A83785" w:rsidRDefault="00380930" w:rsidP="00980A87">
            <w:pPr>
              <w:rPr>
                <w:b/>
                <w:bCs/>
                <w:sz w:val="22"/>
                <w:szCs w:val="22"/>
              </w:rPr>
            </w:pPr>
            <w:r w:rsidRPr="00A83785">
              <w:rPr>
                <w:b/>
                <w:bCs/>
                <w:sz w:val="22"/>
                <w:szCs w:val="22"/>
              </w:rPr>
              <w:t>Data piece</w:t>
            </w:r>
          </w:p>
        </w:tc>
        <w:tc>
          <w:tcPr>
            <w:tcW w:w="1417" w:type="dxa"/>
            <w:tcBorders>
              <w:top w:val="single" w:sz="4" w:space="0" w:color="auto"/>
              <w:left w:val="single" w:sz="4" w:space="0" w:color="auto"/>
              <w:bottom w:val="single" w:sz="4" w:space="0" w:color="auto"/>
              <w:right w:val="single" w:sz="4" w:space="0" w:color="auto"/>
            </w:tcBorders>
          </w:tcPr>
          <w:p w14:paraId="4806D896" w14:textId="77777777" w:rsidR="00380930" w:rsidRPr="00A83785" w:rsidRDefault="00380930" w:rsidP="00980A87">
            <w:pPr>
              <w:rPr>
                <w:b/>
                <w:bCs/>
                <w:sz w:val="22"/>
                <w:szCs w:val="22"/>
              </w:rPr>
            </w:pPr>
            <w:r w:rsidRPr="00A83785">
              <w:rPr>
                <w:b/>
                <w:bCs/>
                <w:sz w:val="22"/>
                <w:szCs w:val="22"/>
              </w:rPr>
              <w:t>average</w:t>
            </w:r>
          </w:p>
        </w:tc>
        <w:tc>
          <w:tcPr>
            <w:tcW w:w="4820" w:type="dxa"/>
            <w:gridSpan w:val="2"/>
            <w:tcBorders>
              <w:top w:val="single" w:sz="4" w:space="0" w:color="auto"/>
              <w:left w:val="single" w:sz="4" w:space="0" w:color="auto"/>
              <w:bottom w:val="single" w:sz="4" w:space="0" w:color="auto"/>
              <w:right w:val="single" w:sz="4" w:space="0" w:color="auto"/>
            </w:tcBorders>
          </w:tcPr>
          <w:p w14:paraId="49AFC6B6" w14:textId="77777777" w:rsidR="00380930" w:rsidRPr="00A83785" w:rsidRDefault="00380930" w:rsidP="00980A87">
            <w:pPr>
              <w:rPr>
                <w:b/>
                <w:bCs/>
                <w:sz w:val="22"/>
                <w:szCs w:val="22"/>
              </w:rPr>
            </w:pPr>
            <w:r w:rsidRPr="00A83785">
              <w:rPr>
                <w:b/>
                <w:bCs/>
                <w:sz w:val="22"/>
                <w:szCs w:val="22"/>
              </w:rPr>
              <w:t>Conclusion</w:t>
            </w:r>
          </w:p>
        </w:tc>
      </w:tr>
      <w:tr w:rsidR="00380930" w:rsidRPr="00A83785" w14:paraId="4C87C57E" w14:textId="77777777" w:rsidTr="1FF3F5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3"/>
        </w:trPr>
        <w:tc>
          <w:tcPr>
            <w:tcW w:w="1555" w:type="dxa"/>
            <w:tcBorders>
              <w:top w:val="single" w:sz="4" w:space="0" w:color="auto"/>
              <w:left w:val="single" w:sz="4" w:space="0" w:color="auto"/>
              <w:bottom w:val="single" w:sz="4" w:space="0" w:color="auto"/>
              <w:right w:val="single" w:sz="4" w:space="0" w:color="auto"/>
            </w:tcBorders>
          </w:tcPr>
          <w:p w14:paraId="4880B6D0" w14:textId="77777777" w:rsidR="00380930" w:rsidRPr="00A83785" w:rsidRDefault="00380930" w:rsidP="00980A87">
            <w:pPr>
              <w:rPr>
                <w:sz w:val="22"/>
                <w:szCs w:val="22"/>
              </w:rPr>
            </w:pPr>
            <w:r w:rsidRPr="00A83785">
              <w:rPr>
                <w:sz w:val="22"/>
                <w:szCs w:val="22"/>
              </w:rPr>
              <w:t>Sentence words count</w:t>
            </w:r>
          </w:p>
        </w:tc>
        <w:tc>
          <w:tcPr>
            <w:tcW w:w="1417" w:type="dxa"/>
            <w:tcBorders>
              <w:top w:val="single" w:sz="4" w:space="0" w:color="auto"/>
              <w:left w:val="single" w:sz="4" w:space="0" w:color="auto"/>
              <w:bottom w:val="single" w:sz="4" w:space="0" w:color="auto"/>
              <w:right w:val="single" w:sz="4" w:space="0" w:color="auto"/>
            </w:tcBorders>
          </w:tcPr>
          <w:p w14:paraId="0CF22235" w14:textId="77777777" w:rsidR="00380930" w:rsidRPr="00A83785" w:rsidRDefault="00380930" w:rsidP="00980A87">
            <w:pPr>
              <w:rPr>
                <w:sz w:val="22"/>
                <w:szCs w:val="22"/>
              </w:rPr>
            </w:pPr>
            <w:r w:rsidRPr="00A83785">
              <w:rPr>
                <w:sz w:val="22"/>
                <w:szCs w:val="22"/>
              </w:rPr>
              <w:t>between 0 to 50 words</w:t>
            </w:r>
          </w:p>
        </w:tc>
        <w:tc>
          <w:tcPr>
            <w:tcW w:w="4820" w:type="dxa"/>
            <w:gridSpan w:val="2"/>
            <w:tcBorders>
              <w:top w:val="single" w:sz="4" w:space="0" w:color="auto"/>
              <w:left w:val="single" w:sz="4" w:space="0" w:color="auto"/>
              <w:bottom w:val="single" w:sz="4" w:space="0" w:color="auto"/>
              <w:right w:val="single" w:sz="4" w:space="0" w:color="auto"/>
            </w:tcBorders>
          </w:tcPr>
          <w:p w14:paraId="4016FA29" w14:textId="77777777" w:rsidR="00380930" w:rsidRPr="00A83785" w:rsidRDefault="00380930" w:rsidP="00980A87">
            <w:pPr>
              <w:rPr>
                <w:sz w:val="22"/>
                <w:szCs w:val="22"/>
              </w:rPr>
            </w:pPr>
            <w:r w:rsidRPr="00A83785">
              <w:rPr>
                <w:sz w:val="22"/>
                <w:szCs w:val="22"/>
              </w:rPr>
              <w:t>some authors are characterized with long right a-symmetric distribution of sentence length</w:t>
            </w:r>
          </w:p>
        </w:tc>
      </w:tr>
      <w:tr w:rsidR="00380930" w:rsidRPr="00A83785" w14:paraId="73732AFB" w14:textId="77777777" w:rsidTr="1FF3F5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9"/>
        </w:trPr>
        <w:tc>
          <w:tcPr>
            <w:tcW w:w="1555" w:type="dxa"/>
            <w:tcBorders>
              <w:top w:val="single" w:sz="4" w:space="0" w:color="auto"/>
              <w:left w:val="single" w:sz="4" w:space="0" w:color="auto"/>
              <w:bottom w:val="single" w:sz="4" w:space="0" w:color="auto"/>
              <w:right w:val="single" w:sz="4" w:space="0" w:color="auto"/>
            </w:tcBorders>
          </w:tcPr>
          <w:p w14:paraId="0FB0615F" w14:textId="77777777" w:rsidR="00380930" w:rsidRPr="00A83785" w:rsidRDefault="00380930" w:rsidP="00980A87">
            <w:pPr>
              <w:rPr>
                <w:sz w:val="22"/>
                <w:szCs w:val="22"/>
              </w:rPr>
            </w:pPr>
            <w:r w:rsidRPr="00A83785">
              <w:rPr>
                <w:sz w:val="22"/>
                <w:szCs w:val="22"/>
              </w:rPr>
              <w:t>Punctuation use</w:t>
            </w:r>
          </w:p>
        </w:tc>
        <w:tc>
          <w:tcPr>
            <w:tcW w:w="1417" w:type="dxa"/>
            <w:tcBorders>
              <w:top w:val="single" w:sz="4" w:space="0" w:color="auto"/>
              <w:left w:val="single" w:sz="4" w:space="0" w:color="auto"/>
              <w:bottom w:val="single" w:sz="4" w:space="0" w:color="auto"/>
              <w:right w:val="single" w:sz="4" w:space="0" w:color="auto"/>
            </w:tcBorders>
          </w:tcPr>
          <w:p w14:paraId="7C9430E1" w14:textId="77777777" w:rsidR="00380930" w:rsidRPr="00A83785" w:rsidRDefault="00380930" w:rsidP="00980A87">
            <w:pPr>
              <w:rPr>
                <w:sz w:val="22"/>
                <w:szCs w:val="22"/>
              </w:rPr>
            </w:pPr>
            <w:r w:rsidRPr="00A83785">
              <w:rPr>
                <w:sz w:val="22"/>
                <w:szCs w:val="22"/>
              </w:rPr>
              <w:t>0-4</w:t>
            </w:r>
          </w:p>
        </w:tc>
        <w:tc>
          <w:tcPr>
            <w:tcW w:w="4820" w:type="dxa"/>
            <w:gridSpan w:val="2"/>
            <w:tcBorders>
              <w:top w:val="single" w:sz="4" w:space="0" w:color="auto"/>
              <w:left w:val="single" w:sz="4" w:space="0" w:color="auto"/>
              <w:bottom w:val="single" w:sz="4" w:space="0" w:color="auto"/>
              <w:right w:val="single" w:sz="4" w:space="0" w:color="auto"/>
            </w:tcBorders>
          </w:tcPr>
          <w:p w14:paraId="5C2430DB" w14:textId="77777777" w:rsidR="00380930" w:rsidRPr="00A83785" w:rsidRDefault="00380930" w:rsidP="00980A87">
            <w:pPr>
              <w:rPr>
                <w:sz w:val="22"/>
                <w:szCs w:val="22"/>
              </w:rPr>
            </w:pPr>
            <w:r w:rsidRPr="00A83785">
              <w:rPr>
                <w:sz w:val="22"/>
                <w:szCs w:val="22"/>
              </w:rPr>
              <w:t>up to encountered sentence with 20 signs</w:t>
            </w:r>
          </w:p>
        </w:tc>
      </w:tr>
      <w:tr w:rsidR="00380930" w:rsidRPr="00A83785" w14:paraId="2613F71F" w14:textId="77777777" w:rsidTr="1FF3F5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54"/>
        </w:trPr>
        <w:tc>
          <w:tcPr>
            <w:tcW w:w="1555" w:type="dxa"/>
            <w:tcBorders>
              <w:top w:val="single" w:sz="4" w:space="0" w:color="auto"/>
              <w:left w:val="single" w:sz="4" w:space="0" w:color="auto"/>
              <w:bottom w:val="single" w:sz="4" w:space="0" w:color="auto"/>
              <w:right w:val="single" w:sz="4" w:space="0" w:color="auto"/>
            </w:tcBorders>
          </w:tcPr>
          <w:p w14:paraId="2444CED4" w14:textId="77777777" w:rsidR="00380930" w:rsidRPr="00A83785" w:rsidRDefault="00380930" w:rsidP="00980A87">
            <w:pPr>
              <w:rPr>
                <w:sz w:val="22"/>
                <w:szCs w:val="22"/>
              </w:rPr>
            </w:pPr>
            <w:r w:rsidRPr="00A83785">
              <w:rPr>
                <w:sz w:val="22"/>
                <w:szCs w:val="22"/>
              </w:rPr>
              <w:t>Text polarity</w:t>
            </w:r>
          </w:p>
        </w:tc>
        <w:tc>
          <w:tcPr>
            <w:tcW w:w="1417" w:type="dxa"/>
            <w:tcBorders>
              <w:top w:val="single" w:sz="4" w:space="0" w:color="auto"/>
              <w:left w:val="single" w:sz="4" w:space="0" w:color="auto"/>
              <w:bottom w:val="single" w:sz="4" w:space="0" w:color="auto"/>
              <w:right w:val="single" w:sz="4" w:space="0" w:color="auto"/>
            </w:tcBorders>
          </w:tcPr>
          <w:p w14:paraId="7EBF675D" w14:textId="77777777" w:rsidR="00380930" w:rsidRPr="00A83785" w:rsidRDefault="00380930" w:rsidP="00980A87">
            <w:pPr>
              <w:rPr>
                <w:sz w:val="22"/>
                <w:szCs w:val="22"/>
              </w:rPr>
            </w:pPr>
            <w:r w:rsidRPr="00A83785">
              <w:rPr>
                <w:sz w:val="22"/>
                <w:szCs w:val="22"/>
              </w:rPr>
              <w:t>mostly neutral sentences</w:t>
            </w:r>
          </w:p>
        </w:tc>
        <w:tc>
          <w:tcPr>
            <w:tcW w:w="4820" w:type="dxa"/>
            <w:gridSpan w:val="2"/>
            <w:tcBorders>
              <w:top w:val="single" w:sz="4" w:space="0" w:color="auto"/>
              <w:left w:val="single" w:sz="4" w:space="0" w:color="auto"/>
              <w:bottom w:val="single" w:sz="4" w:space="0" w:color="auto"/>
              <w:right w:val="single" w:sz="4" w:space="0" w:color="auto"/>
            </w:tcBorders>
          </w:tcPr>
          <w:p w14:paraId="0FED5E83" w14:textId="77777777" w:rsidR="00380930" w:rsidRPr="00A83785" w:rsidRDefault="00380930" w:rsidP="00980A87">
            <w:pPr>
              <w:pStyle w:val="NormalWeb"/>
              <w:spacing w:before="0" w:beforeAutospacing="0" w:after="0" w:afterAutospacing="0"/>
              <w:textAlignment w:val="baseline"/>
              <w:rPr>
                <w:sz w:val="22"/>
                <w:szCs w:val="22"/>
                <w:lang w:eastAsia="de-DE"/>
              </w:rPr>
            </w:pPr>
            <w:r w:rsidRPr="00A83785">
              <w:rPr>
                <w:sz w:val="22"/>
                <w:szCs w:val="22"/>
                <w:lang w:eastAsia="de-DE"/>
              </w:rPr>
              <w:t>Balance in the use of negative and positive sentences such that sentiment is not a factor in the classification.</w:t>
            </w:r>
          </w:p>
          <w:p w14:paraId="204F87A8" w14:textId="77777777" w:rsidR="00380930" w:rsidRPr="00A83785" w:rsidRDefault="00380930" w:rsidP="00980A87">
            <w:pPr>
              <w:rPr>
                <w:sz w:val="22"/>
                <w:szCs w:val="22"/>
              </w:rPr>
            </w:pPr>
          </w:p>
        </w:tc>
      </w:tr>
      <w:tr w:rsidR="00380930" w:rsidRPr="00A83785" w14:paraId="1EFB481A" w14:textId="77777777" w:rsidTr="1FF3F5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4"/>
        </w:trPr>
        <w:tc>
          <w:tcPr>
            <w:tcW w:w="1555" w:type="dxa"/>
            <w:tcBorders>
              <w:top w:val="single" w:sz="4" w:space="0" w:color="auto"/>
              <w:left w:val="single" w:sz="4" w:space="0" w:color="auto"/>
              <w:bottom w:val="single" w:sz="4" w:space="0" w:color="auto"/>
              <w:right w:val="single" w:sz="4" w:space="0" w:color="auto"/>
            </w:tcBorders>
          </w:tcPr>
          <w:p w14:paraId="66FC37DA" w14:textId="77777777" w:rsidR="00380930" w:rsidRPr="00A83785" w:rsidRDefault="00380930" w:rsidP="00980A87">
            <w:pPr>
              <w:rPr>
                <w:sz w:val="22"/>
                <w:szCs w:val="22"/>
              </w:rPr>
            </w:pPr>
            <w:r w:rsidRPr="00A83785">
              <w:rPr>
                <w:sz w:val="22"/>
                <w:szCs w:val="22"/>
              </w:rPr>
              <w:lastRenderedPageBreak/>
              <w:t>Use of noun phrases</w:t>
            </w:r>
          </w:p>
        </w:tc>
        <w:tc>
          <w:tcPr>
            <w:tcW w:w="1417" w:type="dxa"/>
            <w:tcBorders>
              <w:top w:val="single" w:sz="4" w:space="0" w:color="auto"/>
              <w:left w:val="single" w:sz="4" w:space="0" w:color="auto"/>
              <w:bottom w:val="single" w:sz="4" w:space="0" w:color="auto"/>
              <w:right w:val="single" w:sz="4" w:space="0" w:color="auto"/>
            </w:tcBorders>
          </w:tcPr>
          <w:p w14:paraId="74F78CFE" w14:textId="77777777" w:rsidR="00380930" w:rsidRPr="00A83785" w:rsidRDefault="00380930" w:rsidP="00980A87">
            <w:pPr>
              <w:rPr>
                <w:sz w:val="22"/>
                <w:szCs w:val="22"/>
              </w:rPr>
            </w:pPr>
            <w:r w:rsidRPr="00A83785">
              <w:rPr>
                <w:sz w:val="22"/>
                <w:szCs w:val="22"/>
              </w:rPr>
              <w:t>5-10 NN’s</w:t>
            </w:r>
          </w:p>
        </w:tc>
        <w:tc>
          <w:tcPr>
            <w:tcW w:w="4820" w:type="dxa"/>
            <w:gridSpan w:val="2"/>
            <w:tcBorders>
              <w:top w:val="single" w:sz="4" w:space="0" w:color="auto"/>
              <w:left w:val="single" w:sz="4" w:space="0" w:color="auto"/>
              <w:bottom w:val="single" w:sz="4" w:space="0" w:color="auto"/>
              <w:right w:val="single" w:sz="4" w:space="0" w:color="auto"/>
            </w:tcBorders>
          </w:tcPr>
          <w:p w14:paraId="57E8F491" w14:textId="77777777" w:rsidR="00380930" w:rsidRPr="00A83785" w:rsidRDefault="00380930" w:rsidP="00980A87">
            <w:pPr>
              <w:pStyle w:val="NormalWeb"/>
              <w:spacing w:before="0" w:beforeAutospacing="0" w:after="0" w:afterAutospacing="0"/>
              <w:textAlignment w:val="baseline"/>
              <w:rPr>
                <w:sz w:val="22"/>
                <w:szCs w:val="22"/>
                <w:lang w:eastAsia="de-DE"/>
              </w:rPr>
            </w:pPr>
            <w:proofErr w:type="gramStart"/>
            <w:r w:rsidRPr="00A83785">
              <w:rPr>
                <w:sz w:val="22"/>
                <w:szCs w:val="22"/>
                <w:lang w:eastAsia="de-DE"/>
              </w:rPr>
              <w:t>few</w:t>
            </w:r>
            <w:proofErr w:type="gramEnd"/>
            <w:r w:rsidRPr="00A83785">
              <w:rPr>
                <w:sz w:val="22"/>
                <w:szCs w:val="22"/>
                <w:lang w:eastAsia="de-DE"/>
              </w:rPr>
              <w:t xml:space="preserve"> exceptions, as Joe Ortiz, which has on average, less than 5 NN’s.</w:t>
            </w:r>
          </w:p>
        </w:tc>
      </w:tr>
      <w:tr w:rsidR="00380930" w:rsidRPr="00A83785" w14:paraId="14598B38" w14:textId="77777777" w:rsidTr="1FF3F5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4"/>
        </w:trPr>
        <w:tc>
          <w:tcPr>
            <w:tcW w:w="1555" w:type="dxa"/>
            <w:tcBorders>
              <w:top w:val="single" w:sz="4" w:space="0" w:color="auto"/>
              <w:left w:val="single" w:sz="4" w:space="0" w:color="auto"/>
              <w:bottom w:val="single" w:sz="4" w:space="0" w:color="auto"/>
              <w:right w:val="single" w:sz="4" w:space="0" w:color="auto"/>
            </w:tcBorders>
          </w:tcPr>
          <w:p w14:paraId="2909D6BA" w14:textId="77777777" w:rsidR="00380930" w:rsidRPr="00A83785" w:rsidRDefault="00380930" w:rsidP="00980A87">
            <w:pPr>
              <w:rPr>
                <w:sz w:val="22"/>
                <w:szCs w:val="22"/>
              </w:rPr>
            </w:pPr>
            <w:r w:rsidRPr="00A83785">
              <w:rPr>
                <w:sz w:val="22"/>
                <w:szCs w:val="22"/>
              </w:rPr>
              <w:t xml:space="preserve">Top used words </w:t>
            </w:r>
          </w:p>
        </w:tc>
        <w:tc>
          <w:tcPr>
            <w:tcW w:w="1417" w:type="dxa"/>
            <w:tcBorders>
              <w:top w:val="single" w:sz="4" w:space="0" w:color="auto"/>
              <w:left w:val="single" w:sz="4" w:space="0" w:color="auto"/>
              <w:bottom w:val="single" w:sz="4" w:space="0" w:color="auto"/>
              <w:right w:val="single" w:sz="4" w:space="0" w:color="auto"/>
            </w:tcBorders>
          </w:tcPr>
          <w:p w14:paraId="797F69C5" w14:textId="77777777" w:rsidR="00380930" w:rsidRPr="00A83785" w:rsidRDefault="00380930" w:rsidP="00980A87">
            <w:pPr>
              <w:rPr>
                <w:sz w:val="22"/>
                <w:szCs w:val="22"/>
              </w:rPr>
            </w:pPr>
          </w:p>
        </w:tc>
        <w:tc>
          <w:tcPr>
            <w:tcW w:w="4820" w:type="dxa"/>
            <w:gridSpan w:val="2"/>
            <w:tcBorders>
              <w:top w:val="single" w:sz="4" w:space="0" w:color="auto"/>
              <w:left w:val="single" w:sz="4" w:space="0" w:color="auto"/>
              <w:bottom w:val="single" w:sz="4" w:space="0" w:color="auto"/>
              <w:right w:val="single" w:sz="4" w:space="0" w:color="auto"/>
            </w:tcBorders>
          </w:tcPr>
          <w:p w14:paraId="2809A05B" w14:textId="77777777" w:rsidR="00380930" w:rsidRPr="00A83785" w:rsidRDefault="00380930" w:rsidP="00980A87">
            <w:pPr>
              <w:pStyle w:val="NormalWeb"/>
              <w:spacing w:before="0" w:beforeAutospacing="0" w:after="0" w:afterAutospacing="0"/>
              <w:textAlignment w:val="baseline"/>
              <w:rPr>
                <w:sz w:val="22"/>
                <w:szCs w:val="22"/>
                <w:lang w:eastAsia="de-DE"/>
              </w:rPr>
            </w:pPr>
            <w:proofErr w:type="gramStart"/>
            <w:r w:rsidRPr="00A83785">
              <w:rPr>
                <w:sz w:val="22"/>
                <w:szCs w:val="22"/>
                <w:lang w:eastAsia="de-DE"/>
              </w:rPr>
              <w:t>there</w:t>
            </w:r>
            <w:proofErr w:type="gramEnd"/>
            <w:r w:rsidRPr="00A83785">
              <w:rPr>
                <w:sz w:val="22"/>
                <w:szCs w:val="22"/>
                <w:lang w:eastAsia="de-DE"/>
              </w:rPr>
              <w:t xml:space="preserve"> are significant differences between the authors, which provides indication to their area of coverage.</w:t>
            </w:r>
          </w:p>
        </w:tc>
      </w:tr>
      <w:tr w:rsidR="00380930" w:rsidRPr="00A83785" w14:paraId="4F176563" w14:textId="77777777" w:rsidTr="1FF3F5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4"/>
        </w:trPr>
        <w:tc>
          <w:tcPr>
            <w:tcW w:w="1555" w:type="dxa"/>
            <w:tcBorders>
              <w:top w:val="single" w:sz="4" w:space="0" w:color="auto"/>
              <w:left w:val="single" w:sz="4" w:space="0" w:color="auto"/>
              <w:bottom w:val="single" w:sz="4" w:space="0" w:color="auto"/>
              <w:right w:val="single" w:sz="4" w:space="0" w:color="auto"/>
            </w:tcBorders>
          </w:tcPr>
          <w:p w14:paraId="4A3E93BF" w14:textId="77777777" w:rsidR="00380930" w:rsidRPr="00A83785" w:rsidRDefault="00380930" w:rsidP="00980A87">
            <w:pPr>
              <w:rPr>
                <w:sz w:val="22"/>
                <w:szCs w:val="22"/>
              </w:rPr>
            </w:pPr>
            <w:r w:rsidRPr="00A83785">
              <w:rPr>
                <w:sz w:val="22"/>
                <w:szCs w:val="22"/>
              </w:rPr>
              <w:t>Top used entities</w:t>
            </w:r>
          </w:p>
        </w:tc>
        <w:tc>
          <w:tcPr>
            <w:tcW w:w="1417" w:type="dxa"/>
            <w:tcBorders>
              <w:top w:val="single" w:sz="4" w:space="0" w:color="auto"/>
              <w:left w:val="single" w:sz="4" w:space="0" w:color="auto"/>
              <w:bottom w:val="single" w:sz="4" w:space="0" w:color="auto"/>
              <w:right w:val="single" w:sz="4" w:space="0" w:color="auto"/>
            </w:tcBorders>
          </w:tcPr>
          <w:p w14:paraId="5DB6ED43" w14:textId="77777777" w:rsidR="00380930" w:rsidRPr="00A83785" w:rsidRDefault="00380930" w:rsidP="00980A87">
            <w:pPr>
              <w:rPr>
                <w:sz w:val="22"/>
                <w:szCs w:val="22"/>
              </w:rPr>
            </w:pPr>
          </w:p>
        </w:tc>
        <w:tc>
          <w:tcPr>
            <w:tcW w:w="4820" w:type="dxa"/>
            <w:gridSpan w:val="2"/>
            <w:tcBorders>
              <w:top w:val="single" w:sz="4" w:space="0" w:color="auto"/>
              <w:left w:val="single" w:sz="4" w:space="0" w:color="auto"/>
              <w:bottom w:val="single" w:sz="4" w:space="0" w:color="auto"/>
              <w:right w:val="single" w:sz="4" w:space="0" w:color="auto"/>
            </w:tcBorders>
          </w:tcPr>
          <w:p w14:paraId="4DB90C3D" w14:textId="77777777" w:rsidR="00380930" w:rsidRPr="00A83785" w:rsidRDefault="00380930" w:rsidP="00980A87">
            <w:pPr>
              <w:pStyle w:val="NormalWeb"/>
              <w:keepNext/>
              <w:spacing w:before="0" w:beforeAutospacing="0" w:after="0" w:afterAutospacing="0"/>
              <w:rPr>
                <w:sz w:val="22"/>
                <w:szCs w:val="22"/>
                <w:lang w:eastAsia="de-DE"/>
              </w:rPr>
            </w:pPr>
            <w:r w:rsidRPr="00A83785">
              <w:rPr>
                <w:sz w:val="22"/>
                <w:szCs w:val="22"/>
                <w:lang w:eastAsia="de-DE"/>
              </w:rPr>
              <w:t>One author my talk about Location entities the more where others on persons.</w:t>
            </w:r>
          </w:p>
        </w:tc>
      </w:tr>
      <w:tr w:rsidR="00380930" w:rsidRPr="00A83785" w14:paraId="4C6B1641" w14:textId="77777777" w:rsidTr="003809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4"/>
        </w:trPr>
        <w:tc>
          <w:tcPr>
            <w:tcW w:w="7792" w:type="dxa"/>
            <w:gridSpan w:val="4"/>
            <w:tcBorders>
              <w:top w:val="single" w:sz="4" w:space="0" w:color="auto"/>
              <w:left w:val="nil"/>
              <w:bottom w:val="nil"/>
              <w:right w:val="nil"/>
            </w:tcBorders>
          </w:tcPr>
          <w:p w14:paraId="4F997004" w14:textId="77777777" w:rsidR="00380930" w:rsidRPr="00A83785" w:rsidRDefault="00380930" w:rsidP="00980A87">
            <w:pPr>
              <w:pStyle w:val="Caption"/>
              <w:framePr w:hSpace="0" w:wrap="auto" w:xAlign="left" w:yAlign="inline"/>
              <w:suppressOverlap w:val="0"/>
              <w:rPr>
                <w:sz w:val="22"/>
                <w:szCs w:val="22"/>
              </w:rPr>
            </w:pPr>
            <w:proofErr w:type="spellStart"/>
            <w:r w:rsidRPr="00A83785">
              <w:rPr>
                <w:sz w:val="22"/>
                <w:szCs w:val="22"/>
              </w:rPr>
              <w:t>stylometry</w:t>
            </w:r>
            <w:proofErr w:type="spellEnd"/>
            <w:r w:rsidRPr="00A83785">
              <w:rPr>
                <w:sz w:val="22"/>
                <w:szCs w:val="22"/>
              </w:rPr>
              <w:t xml:space="preserve"> features inspection</w:t>
            </w:r>
          </w:p>
        </w:tc>
      </w:tr>
    </w:tbl>
    <w:p w14:paraId="709487B3" w14:textId="3A21F6FC" w:rsidR="00E72EAB" w:rsidRDefault="008D00D7" w:rsidP="008D00D7">
      <w:pPr>
        <w:pStyle w:val="ACLSection"/>
      </w:pPr>
      <w:bookmarkStart w:id="33" w:name="_Ref524807694"/>
      <w:bookmarkStart w:id="34" w:name="_Ref524651091"/>
      <w:r w:rsidRPr="00FD0ACA">
        <w:t xml:space="preserve">Appendix </w:t>
      </w:r>
      <w:r>
        <w:t>C</w:t>
      </w:r>
      <w:r w:rsidRPr="00FD0ACA">
        <w:t xml:space="preserve">- </w:t>
      </w:r>
      <w:r>
        <w:t>Supervised learning</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84A19" w14:paraId="18E7D61C" w14:textId="77777777" w:rsidTr="00D84A19">
        <w:tc>
          <w:tcPr>
            <w:tcW w:w="9062" w:type="dxa"/>
          </w:tcPr>
          <w:p w14:paraId="4E7FD3A9" w14:textId="400F5D63" w:rsidR="00D84A19" w:rsidRDefault="00D84A19" w:rsidP="00D84A19">
            <w:pPr>
              <w:pStyle w:val="ACLText"/>
            </w:pPr>
            <w:r>
              <w:rPr>
                <w:noProof/>
                <w:lang w:eastAsia="en-US" w:bidi="he-IL"/>
              </w:rPr>
              <w:drawing>
                <wp:inline distT="0" distB="0" distL="0" distR="0" wp14:anchorId="287E701D" wp14:editId="4A670C52">
                  <wp:extent cx="5501431" cy="33395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571" cy="3340847"/>
                          </a:xfrm>
                          <a:prstGeom prst="rect">
                            <a:avLst/>
                          </a:prstGeom>
                        </pic:spPr>
                      </pic:pic>
                    </a:graphicData>
                  </a:graphic>
                </wp:inline>
              </w:drawing>
            </w:r>
          </w:p>
        </w:tc>
      </w:tr>
      <w:tr w:rsidR="00D84A19" w14:paraId="552ED340" w14:textId="77777777" w:rsidTr="00D84A19">
        <w:tc>
          <w:tcPr>
            <w:tcW w:w="9062" w:type="dxa"/>
          </w:tcPr>
          <w:p w14:paraId="110DB03D" w14:textId="2795D5F1" w:rsidR="00D84A19" w:rsidRPr="00EE2FC7" w:rsidRDefault="00D84A19" w:rsidP="00D84A19">
            <w:pPr>
              <w:pStyle w:val="Caption"/>
              <w:framePr w:hSpace="0" w:wrap="auto" w:xAlign="left" w:yAlign="inline"/>
              <w:suppressOverlap w:val="0"/>
              <w:rPr>
                <w:sz w:val="22"/>
                <w:szCs w:val="22"/>
              </w:rPr>
            </w:pPr>
            <w:r w:rsidRPr="00EE2FC7">
              <w:rPr>
                <w:sz w:val="22"/>
                <w:szCs w:val="22"/>
              </w:rPr>
              <w:t>Featu</w:t>
            </w:r>
            <w:bookmarkStart w:id="35" w:name="_GoBack"/>
            <w:bookmarkEnd w:id="35"/>
            <w:r w:rsidRPr="00EE2FC7">
              <w:rPr>
                <w:sz w:val="22"/>
                <w:szCs w:val="22"/>
              </w:rPr>
              <w:t>res F-score for GBM final model, supervised learning</w:t>
            </w:r>
          </w:p>
        </w:tc>
      </w:tr>
    </w:tbl>
    <w:p w14:paraId="241774DF" w14:textId="046725B1" w:rsidR="00380930" w:rsidRDefault="00EE2FC7" w:rsidP="00E72EAB">
      <w:pPr>
        <w:pStyle w:val="ACLSection"/>
      </w:pPr>
      <w:bookmarkStart w:id="36" w:name="_Ref524808322"/>
      <w:r>
        <w:rPr>
          <w:noProof/>
          <w:spacing w:val="-2"/>
          <w:kern w:val="16"/>
          <w:lang w:eastAsia="en-US" w:bidi="he-IL"/>
        </w:rPr>
        <mc:AlternateContent>
          <mc:Choice Requires="wps">
            <w:drawing>
              <wp:anchor distT="0" distB="0" distL="114300" distR="114300" simplePos="0" relativeHeight="251662348" behindDoc="1" locked="0" layoutInCell="1" allowOverlap="1" wp14:anchorId="213A7752" wp14:editId="31800F58">
                <wp:simplePos x="0" y="0"/>
                <wp:positionH relativeFrom="margin">
                  <wp:posOffset>2697480</wp:posOffset>
                </wp:positionH>
                <wp:positionV relativeFrom="paragraph">
                  <wp:posOffset>546100</wp:posOffset>
                </wp:positionV>
                <wp:extent cx="2785745" cy="2130425"/>
                <wp:effectExtent l="0" t="0" r="0" b="3175"/>
                <wp:wrapTight wrapText="bothSides">
                  <wp:wrapPolygon edited="0">
                    <wp:start x="443" y="0"/>
                    <wp:lineTo x="443" y="21439"/>
                    <wp:lineTo x="21122" y="21439"/>
                    <wp:lineTo x="21122" y="0"/>
                    <wp:lineTo x="443" y="0"/>
                  </wp:wrapPolygon>
                </wp:wrapTight>
                <wp:docPr id="20" name="Text Box 23"/>
                <wp:cNvGraphicFramePr/>
                <a:graphic xmlns:a="http://schemas.openxmlformats.org/drawingml/2006/main">
                  <a:graphicData uri="http://schemas.microsoft.com/office/word/2010/wordprocessingShape">
                    <wps:wsp>
                      <wps:cNvSpPr txBox="1"/>
                      <wps:spPr>
                        <a:xfrm>
                          <a:off x="0" y="0"/>
                          <a:ext cx="2785745" cy="2130425"/>
                        </a:xfrm>
                        <a:prstGeom prst="rect">
                          <a:avLst/>
                        </a:prstGeom>
                        <a:noFill/>
                        <a:ln w="6350">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tbl>
                            <w:tblPr>
                              <w:tblW w:w="3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50"/>
                            </w:tblGrid>
                            <w:tr w:rsidR="00702399" w:rsidRPr="00F54A7F" w14:paraId="5AF2D609" w14:textId="77777777" w:rsidTr="00E52914">
                              <w:trPr>
                                <w:trHeight w:val="246"/>
                                <w:jc w:val="center"/>
                              </w:trPr>
                              <w:tc>
                                <w:tcPr>
                                  <w:tcW w:w="1350" w:type="dxa"/>
                                  <w:shd w:val="clear" w:color="auto" w:fill="auto"/>
                                </w:tcPr>
                                <w:p w14:paraId="3EF99907" w14:textId="77777777" w:rsidR="00702399" w:rsidRPr="00F54A7F" w:rsidRDefault="00702399" w:rsidP="00F05C35">
                                  <w:pPr>
                                    <w:pStyle w:val="ACLText"/>
                                    <w:rPr>
                                      <w:b/>
                                      <w:bCs/>
                                      <w:sz w:val="16"/>
                                      <w:szCs w:val="18"/>
                                    </w:rPr>
                                  </w:pPr>
                                  <w:r w:rsidRPr="00F54A7F">
                                    <w:rPr>
                                      <w:b/>
                                      <w:bCs/>
                                      <w:sz w:val="16"/>
                                      <w:szCs w:val="18"/>
                                    </w:rPr>
                                    <w:t>Cluster number</w:t>
                                  </w:r>
                                </w:p>
                              </w:tc>
                              <w:tc>
                                <w:tcPr>
                                  <w:tcW w:w="2250" w:type="dxa"/>
                                  <w:shd w:val="clear" w:color="auto" w:fill="auto"/>
                                </w:tcPr>
                                <w:p w14:paraId="08706582" w14:textId="77777777" w:rsidR="00702399" w:rsidRPr="00F54A7F" w:rsidRDefault="00702399" w:rsidP="00042D35">
                                  <w:pPr>
                                    <w:pStyle w:val="ACLText"/>
                                    <w:rPr>
                                      <w:b/>
                                      <w:bCs/>
                                      <w:sz w:val="16"/>
                                      <w:szCs w:val="18"/>
                                    </w:rPr>
                                  </w:pPr>
                                  <w:r w:rsidRPr="00F54A7F">
                                    <w:rPr>
                                      <w:b/>
                                      <w:bCs/>
                                      <w:sz w:val="16"/>
                                      <w:szCs w:val="18"/>
                                    </w:rPr>
                                    <w:t xml:space="preserve">Number of </w:t>
                                  </w:r>
                                  <w:r>
                                    <w:rPr>
                                      <w:b/>
                                      <w:bCs/>
                                      <w:sz w:val="16"/>
                                      <w:szCs w:val="18"/>
                                    </w:rPr>
                                    <w:t>sentences</w:t>
                                  </w:r>
                                  <w:r w:rsidRPr="00F54A7F">
                                    <w:rPr>
                                      <w:b/>
                                      <w:bCs/>
                                      <w:sz w:val="16"/>
                                      <w:szCs w:val="18"/>
                                    </w:rPr>
                                    <w:t xml:space="preserve"> in cluster</w:t>
                                  </w:r>
                                </w:p>
                              </w:tc>
                            </w:tr>
                            <w:tr w:rsidR="00702399" w:rsidRPr="00F54A7F" w14:paraId="0397CFF7" w14:textId="77777777" w:rsidTr="00E52914">
                              <w:trPr>
                                <w:trHeight w:val="221"/>
                                <w:jc w:val="center"/>
                              </w:trPr>
                              <w:tc>
                                <w:tcPr>
                                  <w:tcW w:w="1350" w:type="dxa"/>
                                  <w:shd w:val="clear" w:color="auto" w:fill="auto"/>
                                </w:tcPr>
                                <w:p w14:paraId="3109FEBF" w14:textId="77777777" w:rsidR="00702399" w:rsidRPr="00F54A7F" w:rsidRDefault="00702399" w:rsidP="00F05C35">
                                  <w:pPr>
                                    <w:pStyle w:val="ACLText"/>
                                    <w:rPr>
                                      <w:sz w:val="16"/>
                                      <w:szCs w:val="18"/>
                                    </w:rPr>
                                  </w:pPr>
                                  <w:r w:rsidRPr="00F54A7F">
                                    <w:rPr>
                                      <w:sz w:val="16"/>
                                      <w:szCs w:val="18"/>
                                    </w:rPr>
                                    <w:t>15</w:t>
                                  </w:r>
                                </w:p>
                              </w:tc>
                              <w:tc>
                                <w:tcPr>
                                  <w:tcW w:w="2250" w:type="dxa"/>
                                  <w:shd w:val="clear" w:color="auto" w:fill="auto"/>
                                </w:tcPr>
                                <w:p w14:paraId="677EB94E" w14:textId="77777777" w:rsidR="00702399" w:rsidRPr="00F54A7F" w:rsidRDefault="00702399" w:rsidP="00F05C35">
                                  <w:pPr>
                                    <w:pStyle w:val="ACLText"/>
                                    <w:rPr>
                                      <w:sz w:val="16"/>
                                      <w:szCs w:val="18"/>
                                    </w:rPr>
                                  </w:pPr>
                                  <w:r w:rsidRPr="00F54A7F">
                                    <w:rPr>
                                      <w:sz w:val="16"/>
                                      <w:szCs w:val="18"/>
                                    </w:rPr>
                                    <w:t>22</w:t>
                                  </w:r>
                                </w:p>
                              </w:tc>
                            </w:tr>
                            <w:tr w:rsidR="00702399" w:rsidRPr="00F54A7F" w14:paraId="065C4CFA" w14:textId="77777777" w:rsidTr="00E52914">
                              <w:trPr>
                                <w:trHeight w:val="221"/>
                                <w:jc w:val="center"/>
                              </w:trPr>
                              <w:tc>
                                <w:tcPr>
                                  <w:tcW w:w="1350" w:type="dxa"/>
                                  <w:tcBorders>
                                    <w:bottom w:val="single" w:sz="4" w:space="0" w:color="auto"/>
                                  </w:tcBorders>
                                  <w:shd w:val="clear" w:color="auto" w:fill="auto"/>
                                </w:tcPr>
                                <w:p w14:paraId="7211D60C" w14:textId="77777777" w:rsidR="00702399" w:rsidRPr="00F54A7F" w:rsidRDefault="00702399" w:rsidP="00F05C35">
                                  <w:pPr>
                                    <w:pStyle w:val="ACLText"/>
                                    <w:rPr>
                                      <w:sz w:val="16"/>
                                      <w:szCs w:val="18"/>
                                    </w:rPr>
                                  </w:pPr>
                                  <w:r w:rsidRPr="00F54A7F">
                                    <w:rPr>
                                      <w:sz w:val="16"/>
                                      <w:szCs w:val="18"/>
                                    </w:rPr>
                                    <w:t>28</w:t>
                                  </w:r>
                                </w:p>
                              </w:tc>
                              <w:tc>
                                <w:tcPr>
                                  <w:tcW w:w="2250" w:type="dxa"/>
                                  <w:tcBorders>
                                    <w:bottom w:val="single" w:sz="4" w:space="0" w:color="auto"/>
                                  </w:tcBorders>
                                  <w:shd w:val="clear" w:color="auto" w:fill="auto"/>
                                </w:tcPr>
                                <w:p w14:paraId="314D87B7" w14:textId="77777777" w:rsidR="00702399" w:rsidRPr="00F54A7F" w:rsidRDefault="00702399" w:rsidP="00F05C35">
                                  <w:pPr>
                                    <w:pStyle w:val="ACLText"/>
                                    <w:rPr>
                                      <w:sz w:val="16"/>
                                      <w:szCs w:val="18"/>
                                    </w:rPr>
                                  </w:pPr>
                                  <w:r w:rsidRPr="00F54A7F">
                                    <w:rPr>
                                      <w:sz w:val="16"/>
                                      <w:szCs w:val="18"/>
                                    </w:rPr>
                                    <w:t>14</w:t>
                                  </w:r>
                                </w:p>
                              </w:tc>
                            </w:tr>
                            <w:tr w:rsidR="00702399" w:rsidRPr="00F54A7F" w14:paraId="34CEB671" w14:textId="77777777" w:rsidTr="00E52914">
                              <w:trPr>
                                <w:trHeight w:val="221"/>
                                <w:jc w:val="center"/>
                              </w:trPr>
                              <w:tc>
                                <w:tcPr>
                                  <w:tcW w:w="1350" w:type="dxa"/>
                                  <w:tcBorders>
                                    <w:bottom w:val="single" w:sz="4" w:space="0" w:color="auto"/>
                                  </w:tcBorders>
                                  <w:shd w:val="clear" w:color="auto" w:fill="auto"/>
                                </w:tcPr>
                                <w:p w14:paraId="1E01CFF7" w14:textId="77777777" w:rsidR="00702399" w:rsidRPr="00F54A7F" w:rsidRDefault="00702399" w:rsidP="00F05C35">
                                  <w:pPr>
                                    <w:pStyle w:val="ACLText"/>
                                    <w:rPr>
                                      <w:sz w:val="16"/>
                                      <w:szCs w:val="18"/>
                                    </w:rPr>
                                  </w:pPr>
                                  <w:r w:rsidRPr="00F54A7F">
                                    <w:rPr>
                                      <w:sz w:val="16"/>
                                      <w:szCs w:val="18"/>
                                    </w:rPr>
                                    <w:t>1</w:t>
                                  </w:r>
                                </w:p>
                              </w:tc>
                              <w:tc>
                                <w:tcPr>
                                  <w:tcW w:w="2250" w:type="dxa"/>
                                  <w:tcBorders>
                                    <w:bottom w:val="single" w:sz="4" w:space="0" w:color="auto"/>
                                  </w:tcBorders>
                                  <w:shd w:val="clear" w:color="auto" w:fill="auto"/>
                                </w:tcPr>
                                <w:p w14:paraId="4693F299" w14:textId="77777777" w:rsidR="00702399" w:rsidRPr="00F54A7F" w:rsidRDefault="00702399" w:rsidP="00F05C35">
                                  <w:pPr>
                                    <w:pStyle w:val="ACLText"/>
                                    <w:rPr>
                                      <w:sz w:val="16"/>
                                      <w:szCs w:val="18"/>
                                    </w:rPr>
                                  </w:pPr>
                                  <w:r w:rsidRPr="00F54A7F">
                                    <w:rPr>
                                      <w:sz w:val="16"/>
                                      <w:szCs w:val="18"/>
                                    </w:rPr>
                                    <w:t>12</w:t>
                                  </w:r>
                                </w:p>
                              </w:tc>
                            </w:tr>
                            <w:tr w:rsidR="00702399" w:rsidRPr="00F54A7F" w14:paraId="01D0104D" w14:textId="77777777" w:rsidTr="00E52914">
                              <w:trPr>
                                <w:trHeight w:val="221"/>
                                <w:jc w:val="center"/>
                              </w:trPr>
                              <w:tc>
                                <w:tcPr>
                                  <w:tcW w:w="1350" w:type="dxa"/>
                                  <w:tcBorders>
                                    <w:bottom w:val="single" w:sz="4" w:space="0" w:color="auto"/>
                                  </w:tcBorders>
                                  <w:shd w:val="clear" w:color="auto" w:fill="auto"/>
                                </w:tcPr>
                                <w:p w14:paraId="7939E53D" w14:textId="77777777" w:rsidR="00702399" w:rsidRPr="00F54A7F" w:rsidRDefault="00702399" w:rsidP="00F05C35">
                                  <w:pPr>
                                    <w:pStyle w:val="ACLText"/>
                                    <w:rPr>
                                      <w:sz w:val="16"/>
                                      <w:szCs w:val="18"/>
                                    </w:rPr>
                                  </w:pPr>
                                  <w:r w:rsidRPr="00F54A7F">
                                    <w:rPr>
                                      <w:sz w:val="16"/>
                                      <w:szCs w:val="18"/>
                                    </w:rPr>
                                    <w:t>20</w:t>
                                  </w:r>
                                </w:p>
                              </w:tc>
                              <w:tc>
                                <w:tcPr>
                                  <w:tcW w:w="2250" w:type="dxa"/>
                                  <w:tcBorders>
                                    <w:bottom w:val="single" w:sz="4" w:space="0" w:color="auto"/>
                                  </w:tcBorders>
                                  <w:shd w:val="clear" w:color="auto" w:fill="auto"/>
                                </w:tcPr>
                                <w:p w14:paraId="3D1C4D58" w14:textId="77777777" w:rsidR="00702399" w:rsidRPr="00F54A7F" w:rsidRDefault="00702399" w:rsidP="00F05C35">
                                  <w:pPr>
                                    <w:pStyle w:val="ACLText"/>
                                    <w:rPr>
                                      <w:sz w:val="16"/>
                                      <w:szCs w:val="18"/>
                                    </w:rPr>
                                  </w:pPr>
                                  <w:r w:rsidRPr="00F54A7F">
                                    <w:rPr>
                                      <w:sz w:val="16"/>
                                      <w:szCs w:val="18"/>
                                    </w:rPr>
                                    <w:t>10</w:t>
                                  </w:r>
                                </w:p>
                              </w:tc>
                            </w:tr>
                            <w:tr w:rsidR="00702399" w:rsidRPr="00F54A7F" w14:paraId="37B47D25" w14:textId="77777777" w:rsidTr="00E52914">
                              <w:trPr>
                                <w:trHeight w:val="221"/>
                                <w:jc w:val="center"/>
                              </w:trPr>
                              <w:tc>
                                <w:tcPr>
                                  <w:tcW w:w="1350" w:type="dxa"/>
                                  <w:tcBorders>
                                    <w:bottom w:val="single" w:sz="4" w:space="0" w:color="auto"/>
                                  </w:tcBorders>
                                  <w:shd w:val="clear" w:color="auto" w:fill="auto"/>
                                </w:tcPr>
                                <w:p w14:paraId="260DF998" w14:textId="77777777" w:rsidR="00702399" w:rsidRPr="00F54A7F" w:rsidRDefault="00702399" w:rsidP="00F05C35">
                                  <w:pPr>
                                    <w:pStyle w:val="ACLText"/>
                                    <w:rPr>
                                      <w:sz w:val="16"/>
                                      <w:szCs w:val="18"/>
                                    </w:rPr>
                                  </w:pPr>
                                  <w:r w:rsidRPr="00F54A7F">
                                    <w:rPr>
                                      <w:sz w:val="16"/>
                                      <w:szCs w:val="18"/>
                                    </w:rPr>
                                    <w:t>13</w:t>
                                  </w:r>
                                </w:p>
                              </w:tc>
                              <w:tc>
                                <w:tcPr>
                                  <w:tcW w:w="2250" w:type="dxa"/>
                                  <w:tcBorders>
                                    <w:bottom w:val="single" w:sz="4" w:space="0" w:color="auto"/>
                                  </w:tcBorders>
                                  <w:shd w:val="clear" w:color="auto" w:fill="auto"/>
                                </w:tcPr>
                                <w:p w14:paraId="012D08BA" w14:textId="77777777" w:rsidR="00702399" w:rsidRPr="00F54A7F" w:rsidRDefault="00702399" w:rsidP="00F05C35">
                                  <w:pPr>
                                    <w:pStyle w:val="ACLText"/>
                                    <w:rPr>
                                      <w:sz w:val="16"/>
                                      <w:szCs w:val="18"/>
                                    </w:rPr>
                                  </w:pPr>
                                  <w:r w:rsidRPr="00F54A7F">
                                    <w:rPr>
                                      <w:sz w:val="16"/>
                                      <w:szCs w:val="18"/>
                                    </w:rPr>
                                    <w:t>9</w:t>
                                  </w:r>
                                </w:p>
                              </w:tc>
                            </w:tr>
                            <w:tr w:rsidR="00702399" w:rsidRPr="00F54A7F" w14:paraId="45C994BA" w14:textId="77777777" w:rsidTr="00E52914">
                              <w:trPr>
                                <w:trHeight w:val="221"/>
                                <w:jc w:val="center"/>
                              </w:trPr>
                              <w:tc>
                                <w:tcPr>
                                  <w:tcW w:w="1350" w:type="dxa"/>
                                  <w:tcBorders>
                                    <w:bottom w:val="single" w:sz="4" w:space="0" w:color="auto"/>
                                  </w:tcBorders>
                                  <w:shd w:val="clear" w:color="auto" w:fill="auto"/>
                                </w:tcPr>
                                <w:p w14:paraId="2231C96A" w14:textId="77777777" w:rsidR="00702399" w:rsidRPr="00F54A7F" w:rsidRDefault="00702399" w:rsidP="00F05C35">
                                  <w:pPr>
                                    <w:pStyle w:val="ACLText"/>
                                    <w:rPr>
                                      <w:sz w:val="16"/>
                                      <w:szCs w:val="18"/>
                                    </w:rPr>
                                  </w:pPr>
                                  <w:r w:rsidRPr="00F54A7F">
                                    <w:rPr>
                                      <w:sz w:val="16"/>
                                      <w:szCs w:val="18"/>
                                    </w:rPr>
                                    <w:t>0</w:t>
                                  </w:r>
                                </w:p>
                              </w:tc>
                              <w:tc>
                                <w:tcPr>
                                  <w:tcW w:w="2250" w:type="dxa"/>
                                  <w:tcBorders>
                                    <w:bottom w:val="single" w:sz="4" w:space="0" w:color="auto"/>
                                  </w:tcBorders>
                                  <w:shd w:val="clear" w:color="auto" w:fill="auto"/>
                                </w:tcPr>
                                <w:p w14:paraId="6B08A5B2" w14:textId="77777777" w:rsidR="00702399" w:rsidRPr="00F54A7F" w:rsidRDefault="00702399" w:rsidP="00F05C35">
                                  <w:pPr>
                                    <w:pStyle w:val="ACLText"/>
                                    <w:rPr>
                                      <w:sz w:val="16"/>
                                      <w:szCs w:val="18"/>
                                    </w:rPr>
                                  </w:pPr>
                                  <w:r w:rsidRPr="00F54A7F">
                                    <w:rPr>
                                      <w:sz w:val="16"/>
                                      <w:szCs w:val="18"/>
                                    </w:rPr>
                                    <w:t>7</w:t>
                                  </w:r>
                                </w:p>
                              </w:tc>
                            </w:tr>
                            <w:tr w:rsidR="00702399" w:rsidRPr="00F54A7F" w14:paraId="1854F218" w14:textId="77777777" w:rsidTr="00E52914">
                              <w:trPr>
                                <w:trHeight w:val="221"/>
                                <w:jc w:val="center"/>
                              </w:trPr>
                              <w:tc>
                                <w:tcPr>
                                  <w:tcW w:w="1350" w:type="dxa"/>
                                  <w:tcBorders>
                                    <w:bottom w:val="single" w:sz="4" w:space="0" w:color="auto"/>
                                  </w:tcBorders>
                                  <w:shd w:val="clear" w:color="auto" w:fill="auto"/>
                                </w:tcPr>
                                <w:p w14:paraId="615B6F2C" w14:textId="77777777" w:rsidR="00702399" w:rsidRPr="00F54A7F" w:rsidRDefault="00702399" w:rsidP="00F05C35">
                                  <w:pPr>
                                    <w:pStyle w:val="ACLText"/>
                                    <w:rPr>
                                      <w:sz w:val="16"/>
                                      <w:szCs w:val="18"/>
                                    </w:rPr>
                                  </w:pPr>
                                  <w:r w:rsidRPr="00F54A7F">
                                    <w:rPr>
                                      <w:sz w:val="16"/>
                                      <w:szCs w:val="18"/>
                                    </w:rPr>
                                    <w:t>36</w:t>
                                  </w:r>
                                </w:p>
                              </w:tc>
                              <w:tc>
                                <w:tcPr>
                                  <w:tcW w:w="2250" w:type="dxa"/>
                                  <w:tcBorders>
                                    <w:bottom w:val="single" w:sz="4" w:space="0" w:color="auto"/>
                                  </w:tcBorders>
                                  <w:shd w:val="clear" w:color="auto" w:fill="auto"/>
                                </w:tcPr>
                                <w:p w14:paraId="0BC4CF64" w14:textId="77777777" w:rsidR="00702399" w:rsidRPr="00F54A7F" w:rsidRDefault="00702399" w:rsidP="00F05C35">
                                  <w:pPr>
                                    <w:pStyle w:val="ACLText"/>
                                    <w:rPr>
                                      <w:sz w:val="16"/>
                                      <w:szCs w:val="18"/>
                                    </w:rPr>
                                  </w:pPr>
                                  <w:r w:rsidRPr="00F54A7F">
                                    <w:rPr>
                                      <w:sz w:val="16"/>
                                      <w:szCs w:val="18"/>
                                    </w:rPr>
                                    <w:t>4</w:t>
                                  </w:r>
                                </w:p>
                              </w:tc>
                            </w:tr>
                            <w:tr w:rsidR="00702399" w:rsidRPr="00F54A7F" w14:paraId="59A082FD" w14:textId="77777777" w:rsidTr="00E52914">
                              <w:trPr>
                                <w:trHeight w:val="221"/>
                                <w:jc w:val="center"/>
                              </w:trPr>
                              <w:tc>
                                <w:tcPr>
                                  <w:tcW w:w="1350" w:type="dxa"/>
                                  <w:tcBorders>
                                    <w:bottom w:val="single" w:sz="4" w:space="0" w:color="auto"/>
                                  </w:tcBorders>
                                  <w:shd w:val="clear" w:color="auto" w:fill="auto"/>
                                </w:tcPr>
                                <w:p w14:paraId="0DD83021" w14:textId="77777777" w:rsidR="00702399" w:rsidRPr="00F54A7F" w:rsidRDefault="00702399" w:rsidP="00F05C35">
                                  <w:pPr>
                                    <w:pStyle w:val="ACLText"/>
                                    <w:rPr>
                                      <w:sz w:val="16"/>
                                      <w:szCs w:val="18"/>
                                    </w:rPr>
                                  </w:pPr>
                                  <w:r w:rsidRPr="00F54A7F">
                                    <w:rPr>
                                      <w:sz w:val="16"/>
                                      <w:szCs w:val="18"/>
                                    </w:rPr>
                                    <w:t>38, 45</w:t>
                                  </w:r>
                                </w:p>
                              </w:tc>
                              <w:tc>
                                <w:tcPr>
                                  <w:tcW w:w="2250" w:type="dxa"/>
                                  <w:tcBorders>
                                    <w:bottom w:val="single" w:sz="4" w:space="0" w:color="auto"/>
                                  </w:tcBorders>
                                  <w:shd w:val="clear" w:color="auto" w:fill="auto"/>
                                </w:tcPr>
                                <w:p w14:paraId="39BB1850" w14:textId="77777777" w:rsidR="00702399" w:rsidRPr="00F54A7F" w:rsidRDefault="00702399" w:rsidP="00F05C35">
                                  <w:pPr>
                                    <w:pStyle w:val="ACLText"/>
                                    <w:rPr>
                                      <w:sz w:val="16"/>
                                      <w:szCs w:val="18"/>
                                    </w:rPr>
                                  </w:pPr>
                                  <w:r w:rsidRPr="00F54A7F">
                                    <w:rPr>
                                      <w:sz w:val="16"/>
                                      <w:szCs w:val="18"/>
                                    </w:rPr>
                                    <w:t>3 each</w:t>
                                  </w:r>
                                </w:p>
                              </w:tc>
                            </w:tr>
                            <w:tr w:rsidR="00702399" w:rsidRPr="00F54A7F" w14:paraId="15F3AE06" w14:textId="77777777" w:rsidTr="00E52914">
                              <w:trPr>
                                <w:trHeight w:val="221"/>
                                <w:jc w:val="center"/>
                              </w:trPr>
                              <w:tc>
                                <w:tcPr>
                                  <w:tcW w:w="1350" w:type="dxa"/>
                                  <w:tcBorders>
                                    <w:bottom w:val="single" w:sz="4" w:space="0" w:color="auto"/>
                                  </w:tcBorders>
                                  <w:shd w:val="clear" w:color="auto" w:fill="auto"/>
                                </w:tcPr>
                                <w:p w14:paraId="7DCDFA26" w14:textId="77777777" w:rsidR="00702399" w:rsidRPr="00F54A7F" w:rsidRDefault="00702399" w:rsidP="00F05C35">
                                  <w:pPr>
                                    <w:pStyle w:val="ACLText"/>
                                    <w:rPr>
                                      <w:sz w:val="16"/>
                                      <w:szCs w:val="18"/>
                                    </w:rPr>
                                  </w:pPr>
                                  <w:r w:rsidRPr="00F54A7F">
                                    <w:rPr>
                                      <w:sz w:val="16"/>
                                      <w:szCs w:val="18"/>
                                    </w:rPr>
                                    <w:t>31, 47, 40, 14, 2</w:t>
                                  </w:r>
                                </w:p>
                              </w:tc>
                              <w:tc>
                                <w:tcPr>
                                  <w:tcW w:w="2250" w:type="dxa"/>
                                  <w:tcBorders>
                                    <w:bottom w:val="single" w:sz="4" w:space="0" w:color="auto"/>
                                  </w:tcBorders>
                                  <w:shd w:val="clear" w:color="auto" w:fill="auto"/>
                                </w:tcPr>
                                <w:p w14:paraId="620286A1" w14:textId="77777777" w:rsidR="00702399" w:rsidRPr="00F54A7F" w:rsidRDefault="00702399" w:rsidP="009B2E02">
                                  <w:pPr>
                                    <w:pStyle w:val="ACLText"/>
                                    <w:keepNext/>
                                    <w:rPr>
                                      <w:sz w:val="16"/>
                                      <w:szCs w:val="18"/>
                                    </w:rPr>
                                  </w:pPr>
                                  <w:r w:rsidRPr="00F54A7F">
                                    <w:rPr>
                                      <w:sz w:val="16"/>
                                      <w:szCs w:val="18"/>
                                    </w:rPr>
                                    <w:t>2 each</w:t>
                                  </w:r>
                                </w:p>
                              </w:tc>
                            </w:tr>
                          </w:tbl>
                          <w:p w14:paraId="4067E65C" w14:textId="77777777" w:rsidR="00702399" w:rsidRPr="00EE2FC7" w:rsidRDefault="00702399" w:rsidP="00ED344B">
                            <w:pPr>
                              <w:pStyle w:val="Caption"/>
                              <w:rPr>
                                <w:szCs w:val="22"/>
                              </w:rPr>
                            </w:pPr>
                            <w:bookmarkStart w:id="37" w:name="_Ref524620658"/>
                            <w:bookmarkStart w:id="38" w:name="_Ref524183888"/>
                            <w:r w:rsidRPr="00EE2FC7">
                              <w:rPr>
                                <w:szCs w:val="22"/>
                              </w:rPr>
                              <w:t xml:space="preserve">Table </w:t>
                            </w:r>
                            <w:r w:rsidRPr="00EE2FC7">
                              <w:rPr>
                                <w:szCs w:val="22"/>
                              </w:rPr>
                              <w:fldChar w:fldCharType="begin"/>
                            </w:r>
                            <w:r w:rsidRPr="00EE2FC7">
                              <w:rPr>
                                <w:szCs w:val="22"/>
                              </w:rPr>
                              <w:instrText xml:space="preserve"> SEQ Table \* ARABIC </w:instrText>
                            </w:r>
                            <w:r w:rsidRPr="00EE2FC7">
                              <w:rPr>
                                <w:szCs w:val="22"/>
                              </w:rPr>
                              <w:fldChar w:fldCharType="separate"/>
                            </w:r>
                            <w:r w:rsidRPr="00EE2FC7">
                              <w:rPr>
                                <w:noProof/>
                                <w:szCs w:val="22"/>
                              </w:rPr>
                              <w:t>3</w:t>
                            </w:r>
                            <w:r w:rsidRPr="00EE2FC7">
                              <w:rPr>
                                <w:noProof/>
                                <w:szCs w:val="22"/>
                              </w:rPr>
                              <w:fldChar w:fldCharType="end"/>
                            </w:r>
                            <w:bookmarkEnd w:id="37"/>
                            <w:r w:rsidRPr="00EE2FC7">
                              <w:rPr>
                                <w:szCs w:val="22"/>
                              </w:rPr>
                              <w:t xml:space="preserve">: </w:t>
                            </w:r>
                            <w:bookmarkEnd w:id="38"/>
                            <w:r w:rsidRPr="00EE2FC7">
                              <w:rPr>
                                <w:szCs w:val="22"/>
                              </w:rPr>
                              <w:t>first 10 messages, sentence distribution to clusters, Aaron Pressman</w:t>
                            </w:r>
                          </w:p>
                          <w:p w14:paraId="6CFD2A84" w14:textId="77777777" w:rsidR="00702399" w:rsidRDefault="00702399" w:rsidP="00ED3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A7752" id="Text Box 23" o:spid="_x0000_s1035" type="#_x0000_t202" style="position:absolute;left:0;text-align:left;margin-left:212.4pt;margin-top:43pt;width:219.35pt;height:167.75pt;z-index:-2516541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" filled="f" stroked="f" strokeweight=".5pt">
                <v:textbox>
                  <w:txbxContent>
                    <w:tbl>
                      <w:tblPr>
                        <w:tblW w:w="3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50"/>
                      </w:tblGrid>
                      <w:tr w:rsidR="00702399" w:rsidRPr="00F54A7F" w14:paraId="5AF2D609" w14:textId="77777777" w:rsidTr="00E52914">
                        <w:trPr>
                          <w:trHeight w:val="246"/>
                          <w:jc w:val="center"/>
                        </w:trPr>
                        <w:tc>
                          <w:tcPr>
                            <w:tcW w:w="1350" w:type="dxa"/>
                            <w:shd w:val="clear" w:color="auto" w:fill="auto"/>
                          </w:tcPr>
                          <w:p w14:paraId="3EF99907" w14:textId="77777777" w:rsidR="00702399" w:rsidRPr="00F54A7F" w:rsidRDefault="00702399" w:rsidP="00F05C35">
                            <w:pPr>
                              <w:pStyle w:val="ACLText"/>
                              <w:rPr>
                                <w:b/>
                                <w:bCs/>
                                <w:sz w:val="16"/>
                                <w:szCs w:val="18"/>
                              </w:rPr>
                            </w:pPr>
                            <w:r w:rsidRPr="00F54A7F">
                              <w:rPr>
                                <w:b/>
                                <w:bCs/>
                                <w:sz w:val="16"/>
                                <w:szCs w:val="18"/>
                              </w:rPr>
                              <w:t>Cluster number</w:t>
                            </w:r>
                          </w:p>
                        </w:tc>
                        <w:tc>
                          <w:tcPr>
                            <w:tcW w:w="2250" w:type="dxa"/>
                            <w:shd w:val="clear" w:color="auto" w:fill="auto"/>
                          </w:tcPr>
                          <w:p w14:paraId="08706582" w14:textId="77777777" w:rsidR="00702399" w:rsidRPr="00F54A7F" w:rsidRDefault="00702399" w:rsidP="00042D35">
                            <w:pPr>
                              <w:pStyle w:val="ACLText"/>
                              <w:rPr>
                                <w:b/>
                                <w:bCs/>
                                <w:sz w:val="16"/>
                                <w:szCs w:val="18"/>
                              </w:rPr>
                            </w:pPr>
                            <w:r w:rsidRPr="00F54A7F">
                              <w:rPr>
                                <w:b/>
                                <w:bCs/>
                                <w:sz w:val="16"/>
                                <w:szCs w:val="18"/>
                              </w:rPr>
                              <w:t xml:space="preserve">Number of </w:t>
                            </w:r>
                            <w:r>
                              <w:rPr>
                                <w:b/>
                                <w:bCs/>
                                <w:sz w:val="16"/>
                                <w:szCs w:val="18"/>
                              </w:rPr>
                              <w:t>sentences</w:t>
                            </w:r>
                            <w:r w:rsidRPr="00F54A7F">
                              <w:rPr>
                                <w:b/>
                                <w:bCs/>
                                <w:sz w:val="16"/>
                                <w:szCs w:val="18"/>
                              </w:rPr>
                              <w:t xml:space="preserve"> in cluster</w:t>
                            </w:r>
                          </w:p>
                        </w:tc>
                      </w:tr>
                      <w:tr w:rsidR="00702399" w:rsidRPr="00F54A7F" w14:paraId="0397CFF7" w14:textId="77777777" w:rsidTr="00E52914">
                        <w:trPr>
                          <w:trHeight w:val="221"/>
                          <w:jc w:val="center"/>
                        </w:trPr>
                        <w:tc>
                          <w:tcPr>
                            <w:tcW w:w="1350" w:type="dxa"/>
                            <w:shd w:val="clear" w:color="auto" w:fill="auto"/>
                          </w:tcPr>
                          <w:p w14:paraId="3109FEBF" w14:textId="77777777" w:rsidR="00702399" w:rsidRPr="00F54A7F" w:rsidRDefault="00702399" w:rsidP="00F05C35">
                            <w:pPr>
                              <w:pStyle w:val="ACLText"/>
                              <w:rPr>
                                <w:sz w:val="16"/>
                                <w:szCs w:val="18"/>
                              </w:rPr>
                            </w:pPr>
                            <w:r w:rsidRPr="00F54A7F">
                              <w:rPr>
                                <w:sz w:val="16"/>
                                <w:szCs w:val="18"/>
                              </w:rPr>
                              <w:t>15</w:t>
                            </w:r>
                          </w:p>
                        </w:tc>
                        <w:tc>
                          <w:tcPr>
                            <w:tcW w:w="2250" w:type="dxa"/>
                            <w:shd w:val="clear" w:color="auto" w:fill="auto"/>
                          </w:tcPr>
                          <w:p w14:paraId="677EB94E" w14:textId="77777777" w:rsidR="00702399" w:rsidRPr="00F54A7F" w:rsidRDefault="00702399" w:rsidP="00F05C35">
                            <w:pPr>
                              <w:pStyle w:val="ACLText"/>
                              <w:rPr>
                                <w:sz w:val="16"/>
                                <w:szCs w:val="18"/>
                              </w:rPr>
                            </w:pPr>
                            <w:r w:rsidRPr="00F54A7F">
                              <w:rPr>
                                <w:sz w:val="16"/>
                                <w:szCs w:val="18"/>
                              </w:rPr>
                              <w:t>22</w:t>
                            </w:r>
                          </w:p>
                        </w:tc>
                      </w:tr>
                      <w:tr w:rsidR="00702399" w:rsidRPr="00F54A7F" w14:paraId="065C4CFA" w14:textId="77777777" w:rsidTr="00E52914">
                        <w:trPr>
                          <w:trHeight w:val="221"/>
                          <w:jc w:val="center"/>
                        </w:trPr>
                        <w:tc>
                          <w:tcPr>
                            <w:tcW w:w="1350" w:type="dxa"/>
                            <w:tcBorders>
                              <w:bottom w:val="single" w:sz="4" w:space="0" w:color="auto"/>
                            </w:tcBorders>
                            <w:shd w:val="clear" w:color="auto" w:fill="auto"/>
                          </w:tcPr>
                          <w:p w14:paraId="7211D60C" w14:textId="77777777" w:rsidR="00702399" w:rsidRPr="00F54A7F" w:rsidRDefault="00702399" w:rsidP="00F05C35">
                            <w:pPr>
                              <w:pStyle w:val="ACLText"/>
                              <w:rPr>
                                <w:sz w:val="16"/>
                                <w:szCs w:val="18"/>
                              </w:rPr>
                            </w:pPr>
                            <w:r w:rsidRPr="00F54A7F">
                              <w:rPr>
                                <w:sz w:val="16"/>
                                <w:szCs w:val="18"/>
                              </w:rPr>
                              <w:t>28</w:t>
                            </w:r>
                          </w:p>
                        </w:tc>
                        <w:tc>
                          <w:tcPr>
                            <w:tcW w:w="2250" w:type="dxa"/>
                            <w:tcBorders>
                              <w:bottom w:val="single" w:sz="4" w:space="0" w:color="auto"/>
                            </w:tcBorders>
                            <w:shd w:val="clear" w:color="auto" w:fill="auto"/>
                          </w:tcPr>
                          <w:p w14:paraId="314D87B7" w14:textId="77777777" w:rsidR="00702399" w:rsidRPr="00F54A7F" w:rsidRDefault="00702399" w:rsidP="00F05C35">
                            <w:pPr>
                              <w:pStyle w:val="ACLText"/>
                              <w:rPr>
                                <w:sz w:val="16"/>
                                <w:szCs w:val="18"/>
                              </w:rPr>
                            </w:pPr>
                            <w:r w:rsidRPr="00F54A7F">
                              <w:rPr>
                                <w:sz w:val="16"/>
                                <w:szCs w:val="18"/>
                              </w:rPr>
                              <w:t>14</w:t>
                            </w:r>
                          </w:p>
                        </w:tc>
                      </w:tr>
                      <w:tr w:rsidR="00702399" w:rsidRPr="00F54A7F" w14:paraId="34CEB671" w14:textId="77777777" w:rsidTr="00E52914">
                        <w:trPr>
                          <w:trHeight w:val="221"/>
                          <w:jc w:val="center"/>
                        </w:trPr>
                        <w:tc>
                          <w:tcPr>
                            <w:tcW w:w="1350" w:type="dxa"/>
                            <w:tcBorders>
                              <w:bottom w:val="single" w:sz="4" w:space="0" w:color="auto"/>
                            </w:tcBorders>
                            <w:shd w:val="clear" w:color="auto" w:fill="auto"/>
                          </w:tcPr>
                          <w:p w14:paraId="1E01CFF7" w14:textId="77777777" w:rsidR="00702399" w:rsidRPr="00F54A7F" w:rsidRDefault="00702399" w:rsidP="00F05C35">
                            <w:pPr>
                              <w:pStyle w:val="ACLText"/>
                              <w:rPr>
                                <w:sz w:val="16"/>
                                <w:szCs w:val="18"/>
                              </w:rPr>
                            </w:pPr>
                            <w:r w:rsidRPr="00F54A7F">
                              <w:rPr>
                                <w:sz w:val="16"/>
                                <w:szCs w:val="18"/>
                              </w:rPr>
                              <w:t>1</w:t>
                            </w:r>
                          </w:p>
                        </w:tc>
                        <w:tc>
                          <w:tcPr>
                            <w:tcW w:w="2250" w:type="dxa"/>
                            <w:tcBorders>
                              <w:bottom w:val="single" w:sz="4" w:space="0" w:color="auto"/>
                            </w:tcBorders>
                            <w:shd w:val="clear" w:color="auto" w:fill="auto"/>
                          </w:tcPr>
                          <w:p w14:paraId="4693F299" w14:textId="77777777" w:rsidR="00702399" w:rsidRPr="00F54A7F" w:rsidRDefault="00702399" w:rsidP="00F05C35">
                            <w:pPr>
                              <w:pStyle w:val="ACLText"/>
                              <w:rPr>
                                <w:sz w:val="16"/>
                                <w:szCs w:val="18"/>
                              </w:rPr>
                            </w:pPr>
                            <w:r w:rsidRPr="00F54A7F">
                              <w:rPr>
                                <w:sz w:val="16"/>
                                <w:szCs w:val="18"/>
                              </w:rPr>
                              <w:t>12</w:t>
                            </w:r>
                          </w:p>
                        </w:tc>
                      </w:tr>
                      <w:tr w:rsidR="00702399" w:rsidRPr="00F54A7F" w14:paraId="01D0104D" w14:textId="77777777" w:rsidTr="00E52914">
                        <w:trPr>
                          <w:trHeight w:val="221"/>
                          <w:jc w:val="center"/>
                        </w:trPr>
                        <w:tc>
                          <w:tcPr>
                            <w:tcW w:w="1350" w:type="dxa"/>
                            <w:tcBorders>
                              <w:bottom w:val="single" w:sz="4" w:space="0" w:color="auto"/>
                            </w:tcBorders>
                            <w:shd w:val="clear" w:color="auto" w:fill="auto"/>
                          </w:tcPr>
                          <w:p w14:paraId="7939E53D" w14:textId="77777777" w:rsidR="00702399" w:rsidRPr="00F54A7F" w:rsidRDefault="00702399" w:rsidP="00F05C35">
                            <w:pPr>
                              <w:pStyle w:val="ACLText"/>
                              <w:rPr>
                                <w:sz w:val="16"/>
                                <w:szCs w:val="18"/>
                              </w:rPr>
                            </w:pPr>
                            <w:r w:rsidRPr="00F54A7F">
                              <w:rPr>
                                <w:sz w:val="16"/>
                                <w:szCs w:val="18"/>
                              </w:rPr>
                              <w:t>20</w:t>
                            </w:r>
                          </w:p>
                        </w:tc>
                        <w:tc>
                          <w:tcPr>
                            <w:tcW w:w="2250" w:type="dxa"/>
                            <w:tcBorders>
                              <w:bottom w:val="single" w:sz="4" w:space="0" w:color="auto"/>
                            </w:tcBorders>
                            <w:shd w:val="clear" w:color="auto" w:fill="auto"/>
                          </w:tcPr>
                          <w:p w14:paraId="3D1C4D58" w14:textId="77777777" w:rsidR="00702399" w:rsidRPr="00F54A7F" w:rsidRDefault="00702399" w:rsidP="00F05C35">
                            <w:pPr>
                              <w:pStyle w:val="ACLText"/>
                              <w:rPr>
                                <w:sz w:val="16"/>
                                <w:szCs w:val="18"/>
                              </w:rPr>
                            </w:pPr>
                            <w:r w:rsidRPr="00F54A7F">
                              <w:rPr>
                                <w:sz w:val="16"/>
                                <w:szCs w:val="18"/>
                              </w:rPr>
                              <w:t>10</w:t>
                            </w:r>
                          </w:p>
                        </w:tc>
                      </w:tr>
                      <w:tr w:rsidR="00702399" w:rsidRPr="00F54A7F" w14:paraId="37B47D25" w14:textId="77777777" w:rsidTr="00E52914">
                        <w:trPr>
                          <w:trHeight w:val="221"/>
                          <w:jc w:val="center"/>
                        </w:trPr>
                        <w:tc>
                          <w:tcPr>
                            <w:tcW w:w="1350" w:type="dxa"/>
                            <w:tcBorders>
                              <w:bottom w:val="single" w:sz="4" w:space="0" w:color="auto"/>
                            </w:tcBorders>
                            <w:shd w:val="clear" w:color="auto" w:fill="auto"/>
                          </w:tcPr>
                          <w:p w14:paraId="260DF998" w14:textId="77777777" w:rsidR="00702399" w:rsidRPr="00F54A7F" w:rsidRDefault="00702399" w:rsidP="00F05C35">
                            <w:pPr>
                              <w:pStyle w:val="ACLText"/>
                              <w:rPr>
                                <w:sz w:val="16"/>
                                <w:szCs w:val="18"/>
                              </w:rPr>
                            </w:pPr>
                            <w:r w:rsidRPr="00F54A7F">
                              <w:rPr>
                                <w:sz w:val="16"/>
                                <w:szCs w:val="18"/>
                              </w:rPr>
                              <w:t>13</w:t>
                            </w:r>
                          </w:p>
                        </w:tc>
                        <w:tc>
                          <w:tcPr>
                            <w:tcW w:w="2250" w:type="dxa"/>
                            <w:tcBorders>
                              <w:bottom w:val="single" w:sz="4" w:space="0" w:color="auto"/>
                            </w:tcBorders>
                            <w:shd w:val="clear" w:color="auto" w:fill="auto"/>
                          </w:tcPr>
                          <w:p w14:paraId="012D08BA" w14:textId="77777777" w:rsidR="00702399" w:rsidRPr="00F54A7F" w:rsidRDefault="00702399" w:rsidP="00F05C35">
                            <w:pPr>
                              <w:pStyle w:val="ACLText"/>
                              <w:rPr>
                                <w:sz w:val="16"/>
                                <w:szCs w:val="18"/>
                              </w:rPr>
                            </w:pPr>
                            <w:r w:rsidRPr="00F54A7F">
                              <w:rPr>
                                <w:sz w:val="16"/>
                                <w:szCs w:val="18"/>
                              </w:rPr>
                              <w:t>9</w:t>
                            </w:r>
                          </w:p>
                        </w:tc>
                      </w:tr>
                      <w:tr w:rsidR="00702399" w:rsidRPr="00F54A7F" w14:paraId="45C994BA" w14:textId="77777777" w:rsidTr="00E52914">
                        <w:trPr>
                          <w:trHeight w:val="221"/>
                          <w:jc w:val="center"/>
                        </w:trPr>
                        <w:tc>
                          <w:tcPr>
                            <w:tcW w:w="1350" w:type="dxa"/>
                            <w:tcBorders>
                              <w:bottom w:val="single" w:sz="4" w:space="0" w:color="auto"/>
                            </w:tcBorders>
                            <w:shd w:val="clear" w:color="auto" w:fill="auto"/>
                          </w:tcPr>
                          <w:p w14:paraId="2231C96A" w14:textId="77777777" w:rsidR="00702399" w:rsidRPr="00F54A7F" w:rsidRDefault="00702399" w:rsidP="00F05C35">
                            <w:pPr>
                              <w:pStyle w:val="ACLText"/>
                              <w:rPr>
                                <w:sz w:val="16"/>
                                <w:szCs w:val="18"/>
                              </w:rPr>
                            </w:pPr>
                            <w:r w:rsidRPr="00F54A7F">
                              <w:rPr>
                                <w:sz w:val="16"/>
                                <w:szCs w:val="18"/>
                              </w:rPr>
                              <w:t>0</w:t>
                            </w:r>
                          </w:p>
                        </w:tc>
                        <w:tc>
                          <w:tcPr>
                            <w:tcW w:w="2250" w:type="dxa"/>
                            <w:tcBorders>
                              <w:bottom w:val="single" w:sz="4" w:space="0" w:color="auto"/>
                            </w:tcBorders>
                            <w:shd w:val="clear" w:color="auto" w:fill="auto"/>
                          </w:tcPr>
                          <w:p w14:paraId="6B08A5B2" w14:textId="77777777" w:rsidR="00702399" w:rsidRPr="00F54A7F" w:rsidRDefault="00702399" w:rsidP="00F05C35">
                            <w:pPr>
                              <w:pStyle w:val="ACLText"/>
                              <w:rPr>
                                <w:sz w:val="16"/>
                                <w:szCs w:val="18"/>
                              </w:rPr>
                            </w:pPr>
                            <w:r w:rsidRPr="00F54A7F">
                              <w:rPr>
                                <w:sz w:val="16"/>
                                <w:szCs w:val="18"/>
                              </w:rPr>
                              <w:t>7</w:t>
                            </w:r>
                          </w:p>
                        </w:tc>
                      </w:tr>
                      <w:tr w:rsidR="00702399" w:rsidRPr="00F54A7F" w14:paraId="1854F218" w14:textId="77777777" w:rsidTr="00E52914">
                        <w:trPr>
                          <w:trHeight w:val="221"/>
                          <w:jc w:val="center"/>
                        </w:trPr>
                        <w:tc>
                          <w:tcPr>
                            <w:tcW w:w="1350" w:type="dxa"/>
                            <w:tcBorders>
                              <w:bottom w:val="single" w:sz="4" w:space="0" w:color="auto"/>
                            </w:tcBorders>
                            <w:shd w:val="clear" w:color="auto" w:fill="auto"/>
                          </w:tcPr>
                          <w:p w14:paraId="615B6F2C" w14:textId="77777777" w:rsidR="00702399" w:rsidRPr="00F54A7F" w:rsidRDefault="00702399" w:rsidP="00F05C35">
                            <w:pPr>
                              <w:pStyle w:val="ACLText"/>
                              <w:rPr>
                                <w:sz w:val="16"/>
                                <w:szCs w:val="18"/>
                              </w:rPr>
                            </w:pPr>
                            <w:r w:rsidRPr="00F54A7F">
                              <w:rPr>
                                <w:sz w:val="16"/>
                                <w:szCs w:val="18"/>
                              </w:rPr>
                              <w:t>36</w:t>
                            </w:r>
                          </w:p>
                        </w:tc>
                        <w:tc>
                          <w:tcPr>
                            <w:tcW w:w="2250" w:type="dxa"/>
                            <w:tcBorders>
                              <w:bottom w:val="single" w:sz="4" w:space="0" w:color="auto"/>
                            </w:tcBorders>
                            <w:shd w:val="clear" w:color="auto" w:fill="auto"/>
                          </w:tcPr>
                          <w:p w14:paraId="0BC4CF64" w14:textId="77777777" w:rsidR="00702399" w:rsidRPr="00F54A7F" w:rsidRDefault="00702399" w:rsidP="00F05C35">
                            <w:pPr>
                              <w:pStyle w:val="ACLText"/>
                              <w:rPr>
                                <w:sz w:val="16"/>
                                <w:szCs w:val="18"/>
                              </w:rPr>
                            </w:pPr>
                            <w:r w:rsidRPr="00F54A7F">
                              <w:rPr>
                                <w:sz w:val="16"/>
                                <w:szCs w:val="18"/>
                              </w:rPr>
                              <w:t>4</w:t>
                            </w:r>
                          </w:p>
                        </w:tc>
                      </w:tr>
                      <w:tr w:rsidR="00702399" w:rsidRPr="00F54A7F" w14:paraId="59A082FD" w14:textId="77777777" w:rsidTr="00E52914">
                        <w:trPr>
                          <w:trHeight w:val="221"/>
                          <w:jc w:val="center"/>
                        </w:trPr>
                        <w:tc>
                          <w:tcPr>
                            <w:tcW w:w="1350" w:type="dxa"/>
                            <w:tcBorders>
                              <w:bottom w:val="single" w:sz="4" w:space="0" w:color="auto"/>
                            </w:tcBorders>
                            <w:shd w:val="clear" w:color="auto" w:fill="auto"/>
                          </w:tcPr>
                          <w:p w14:paraId="0DD83021" w14:textId="77777777" w:rsidR="00702399" w:rsidRPr="00F54A7F" w:rsidRDefault="00702399" w:rsidP="00F05C35">
                            <w:pPr>
                              <w:pStyle w:val="ACLText"/>
                              <w:rPr>
                                <w:sz w:val="16"/>
                                <w:szCs w:val="18"/>
                              </w:rPr>
                            </w:pPr>
                            <w:r w:rsidRPr="00F54A7F">
                              <w:rPr>
                                <w:sz w:val="16"/>
                                <w:szCs w:val="18"/>
                              </w:rPr>
                              <w:t>38, 45</w:t>
                            </w:r>
                          </w:p>
                        </w:tc>
                        <w:tc>
                          <w:tcPr>
                            <w:tcW w:w="2250" w:type="dxa"/>
                            <w:tcBorders>
                              <w:bottom w:val="single" w:sz="4" w:space="0" w:color="auto"/>
                            </w:tcBorders>
                            <w:shd w:val="clear" w:color="auto" w:fill="auto"/>
                          </w:tcPr>
                          <w:p w14:paraId="39BB1850" w14:textId="77777777" w:rsidR="00702399" w:rsidRPr="00F54A7F" w:rsidRDefault="00702399" w:rsidP="00F05C35">
                            <w:pPr>
                              <w:pStyle w:val="ACLText"/>
                              <w:rPr>
                                <w:sz w:val="16"/>
                                <w:szCs w:val="18"/>
                              </w:rPr>
                            </w:pPr>
                            <w:r w:rsidRPr="00F54A7F">
                              <w:rPr>
                                <w:sz w:val="16"/>
                                <w:szCs w:val="18"/>
                              </w:rPr>
                              <w:t>3 each</w:t>
                            </w:r>
                          </w:p>
                        </w:tc>
                      </w:tr>
                      <w:tr w:rsidR="00702399" w:rsidRPr="00F54A7F" w14:paraId="15F3AE06" w14:textId="77777777" w:rsidTr="00E52914">
                        <w:trPr>
                          <w:trHeight w:val="221"/>
                          <w:jc w:val="center"/>
                        </w:trPr>
                        <w:tc>
                          <w:tcPr>
                            <w:tcW w:w="1350" w:type="dxa"/>
                            <w:tcBorders>
                              <w:bottom w:val="single" w:sz="4" w:space="0" w:color="auto"/>
                            </w:tcBorders>
                            <w:shd w:val="clear" w:color="auto" w:fill="auto"/>
                          </w:tcPr>
                          <w:p w14:paraId="7DCDFA26" w14:textId="77777777" w:rsidR="00702399" w:rsidRPr="00F54A7F" w:rsidRDefault="00702399" w:rsidP="00F05C35">
                            <w:pPr>
                              <w:pStyle w:val="ACLText"/>
                              <w:rPr>
                                <w:sz w:val="16"/>
                                <w:szCs w:val="18"/>
                              </w:rPr>
                            </w:pPr>
                            <w:r w:rsidRPr="00F54A7F">
                              <w:rPr>
                                <w:sz w:val="16"/>
                                <w:szCs w:val="18"/>
                              </w:rPr>
                              <w:t>31, 47, 40, 14, 2</w:t>
                            </w:r>
                          </w:p>
                        </w:tc>
                        <w:tc>
                          <w:tcPr>
                            <w:tcW w:w="2250" w:type="dxa"/>
                            <w:tcBorders>
                              <w:bottom w:val="single" w:sz="4" w:space="0" w:color="auto"/>
                            </w:tcBorders>
                            <w:shd w:val="clear" w:color="auto" w:fill="auto"/>
                          </w:tcPr>
                          <w:p w14:paraId="620286A1" w14:textId="77777777" w:rsidR="00702399" w:rsidRPr="00F54A7F" w:rsidRDefault="00702399" w:rsidP="009B2E02">
                            <w:pPr>
                              <w:pStyle w:val="ACLText"/>
                              <w:keepNext/>
                              <w:rPr>
                                <w:sz w:val="16"/>
                                <w:szCs w:val="18"/>
                              </w:rPr>
                            </w:pPr>
                            <w:r w:rsidRPr="00F54A7F">
                              <w:rPr>
                                <w:sz w:val="16"/>
                                <w:szCs w:val="18"/>
                              </w:rPr>
                              <w:t>2 each</w:t>
                            </w:r>
                          </w:p>
                        </w:tc>
                      </w:tr>
                    </w:tbl>
                    <w:p w14:paraId="4067E65C" w14:textId="77777777" w:rsidR="00702399" w:rsidRPr="00EE2FC7" w:rsidRDefault="00702399" w:rsidP="00ED344B">
                      <w:pPr>
                        <w:pStyle w:val="Caption"/>
                        <w:rPr>
                          <w:szCs w:val="22"/>
                        </w:rPr>
                      </w:pPr>
                      <w:bookmarkStart w:id="39" w:name="_Ref524620658"/>
                      <w:bookmarkStart w:id="40" w:name="_Ref524183888"/>
                      <w:r w:rsidRPr="00EE2FC7">
                        <w:rPr>
                          <w:szCs w:val="22"/>
                        </w:rPr>
                        <w:t xml:space="preserve">Table </w:t>
                      </w:r>
                      <w:r w:rsidRPr="00EE2FC7">
                        <w:rPr>
                          <w:szCs w:val="22"/>
                        </w:rPr>
                        <w:fldChar w:fldCharType="begin"/>
                      </w:r>
                      <w:r w:rsidRPr="00EE2FC7">
                        <w:rPr>
                          <w:szCs w:val="22"/>
                        </w:rPr>
                        <w:instrText xml:space="preserve"> SEQ Table \* ARABIC </w:instrText>
                      </w:r>
                      <w:r w:rsidRPr="00EE2FC7">
                        <w:rPr>
                          <w:szCs w:val="22"/>
                        </w:rPr>
                        <w:fldChar w:fldCharType="separate"/>
                      </w:r>
                      <w:r w:rsidRPr="00EE2FC7">
                        <w:rPr>
                          <w:noProof/>
                          <w:szCs w:val="22"/>
                        </w:rPr>
                        <w:t>3</w:t>
                      </w:r>
                      <w:r w:rsidRPr="00EE2FC7">
                        <w:rPr>
                          <w:noProof/>
                          <w:szCs w:val="22"/>
                        </w:rPr>
                        <w:fldChar w:fldCharType="end"/>
                      </w:r>
                      <w:bookmarkEnd w:id="39"/>
                      <w:r w:rsidRPr="00EE2FC7">
                        <w:rPr>
                          <w:szCs w:val="22"/>
                        </w:rPr>
                        <w:t xml:space="preserve">: </w:t>
                      </w:r>
                      <w:bookmarkEnd w:id="40"/>
                      <w:r w:rsidRPr="00EE2FC7">
                        <w:rPr>
                          <w:szCs w:val="22"/>
                        </w:rPr>
                        <w:t>first 10 messages, sentence distribution to clusters, Aaron Pressman</w:t>
                      </w:r>
                    </w:p>
                    <w:p w14:paraId="6CFD2A84" w14:textId="77777777" w:rsidR="00702399" w:rsidRDefault="00702399" w:rsidP="00ED344B"/>
                  </w:txbxContent>
                </v:textbox>
                <w10:wrap type="tight" anchorx="margin"/>
              </v:shape>
            </w:pict>
          </mc:Fallback>
        </mc:AlternateContent>
      </w:r>
      <w:r>
        <w:rPr>
          <w:noProof/>
          <w:lang w:eastAsia="en-US" w:bidi="he-IL"/>
        </w:rPr>
        <mc:AlternateContent>
          <mc:Choice Requires="wps">
            <w:drawing>
              <wp:anchor distT="0" distB="0" distL="114300" distR="114300" simplePos="0" relativeHeight="251664396" behindDoc="1" locked="0" layoutInCell="1" allowOverlap="1" wp14:anchorId="56F723BC" wp14:editId="428907BF">
                <wp:simplePos x="0" y="0"/>
                <wp:positionH relativeFrom="column">
                  <wp:posOffset>-140970</wp:posOffset>
                </wp:positionH>
                <wp:positionV relativeFrom="paragraph">
                  <wp:posOffset>1596390</wp:posOffset>
                </wp:positionV>
                <wp:extent cx="2733675" cy="1319530"/>
                <wp:effectExtent l="0" t="0" r="0" b="0"/>
                <wp:wrapTight wrapText="bothSides">
                  <wp:wrapPolygon edited="0">
                    <wp:start x="452" y="0"/>
                    <wp:lineTo x="452" y="21205"/>
                    <wp:lineTo x="21073" y="21205"/>
                    <wp:lineTo x="21073" y="0"/>
                    <wp:lineTo x="452" y="0"/>
                  </wp:wrapPolygon>
                </wp:wrapTight>
                <wp:docPr id="63562" name="Text Box 63562"/>
                <wp:cNvGraphicFramePr/>
                <a:graphic xmlns:a="http://schemas.openxmlformats.org/drawingml/2006/main">
                  <a:graphicData uri="http://schemas.microsoft.com/office/word/2010/wordprocessingShape">
                    <wps:wsp>
                      <wps:cNvSpPr txBox="1"/>
                      <wps:spPr>
                        <a:xfrm>
                          <a:off x="0" y="0"/>
                          <a:ext cx="2733675" cy="1319530"/>
                        </a:xfrm>
                        <a:prstGeom prst="rect">
                          <a:avLst/>
                        </a:prstGeom>
                        <a:noFill/>
                        <a:ln w="6350">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tbl>
                            <w:tblPr>
                              <w:tblW w:w="3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237"/>
                            </w:tblGrid>
                            <w:tr w:rsidR="00702399" w:rsidRPr="00B3286B" w14:paraId="13D224D6" w14:textId="77777777" w:rsidTr="006F6B03">
                              <w:trPr>
                                <w:trHeight w:val="280"/>
                                <w:jc w:val="center"/>
                              </w:trPr>
                              <w:tc>
                                <w:tcPr>
                                  <w:tcW w:w="1362" w:type="dxa"/>
                                  <w:shd w:val="clear" w:color="auto" w:fill="auto"/>
                                </w:tcPr>
                                <w:p w14:paraId="281B99D3" w14:textId="77777777" w:rsidR="00702399" w:rsidRPr="00E9357B" w:rsidRDefault="00702399" w:rsidP="002661B4">
                                  <w:pPr>
                                    <w:pStyle w:val="ACLText"/>
                                    <w:rPr>
                                      <w:b/>
                                      <w:bCs/>
                                      <w:sz w:val="16"/>
                                      <w:szCs w:val="18"/>
                                    </w:rPr>
                                  </w:pPr>
                                  <w:r w:rsidRPr="00E9357B">
                                    <w:rPr>
                                      <w:b/>
                                      <w:bCs/>
                                      <w:sz w:val="16"/>
                                      <w:szCs w:val="18"/>
                                    </w:rPr>
                                    <w:t>Cluster number</w:t>
                                  </w:r>
                                </w:p>
                              </w:tc>
                              <w:tc>
                                <w:tcPr>
                                  <w:tcW w:w="2237" w:type="dxa"/>
                                  <w:shd w:val="clear" w:color="auto" w:fill="auto"/>
                                </w:tcPr>
                                <w:p w14:paraId="45E8ECD3" w14:textId="77777777" w:rsidR="00702399" w:rsidRPr="00E9357B" w:rsidRDefault="00702399" w:rsidP="002661B4">
                                  <w:pPr>
                                    <w:pStyle w:val="ACLText"/>
                                    <w:rPr>
                                      <w:b/>
                                      <w:bCs/>
                                      <w:sz w:val="16"/>
                                      <w:szCs w:val="18"/>
                                    </w:rPr>
                                  </w:pPr>
                                  <w:r w:rsidRPr="00E9357B">
                                    <w:rPr>
                                      <w:b/>
                                      <w:bCs/>
                                      <w:sz w:val="16"/>
                                      <w:szCs w:val="18"/>
                                    </w:rPr>
                                    <w:t>Number of messages in cluster</w:t>
                                  </w:r>
                                </w:p>
                              </w:tc>
                            </w:tr>
                            <w:tr w:rsidR="00702399" w:rsidRPr="00B3286B" w14:paraId="6CD737AE" w14:textId="77777777" w:rsidTr="006F6B03">
                              <w:trPr>
                                <w:trHeight w:val="252"/>
                                <w:jc w:val="center"/>
                              </w:trPr>
                              <w:tc>
                                <w:tcPr>
                                  <w:tcW w:w="1362" w:type="dxa"/>
                                  <w:shd w:val="clear" w:color="auto" w:fill="auto"/>
                                </w:tcPr>
                                <w:p w14:paraId="7FDBD279" w14:textId="77777777" w:rsidR="00702399" w:rsidRPr="00E9357B" w:rsidRDefault="00702399" w:rsidP="002661B4">
                                  <w:pPr>
                                    <w:pStyle w:val="ACLText"/>
                                    <w:rPr>
                                      <w:sz w:val="16"/>
                                      <w:szCs w:val="18"/>
                                    </w:rPr>
                                  </w:pPr>
                                  <w:r w:rsidRPr="00E9357B">
                                    <w:rPr>
                                      <w:sz w:val="16"/>
                                      <w:szCs w:val="18"/>
                                    </w:rPr>
                                    <w:t>20</w:t>
                                  </w:r>
                                </w:p>
                              </w:tc>
                              <w:tc>
                                <w:tcPr>
                                  <w:tcW w:w="2237" w:type="dxa"/>
                                  <w:shd w:val="clear" w:color="auto" w:fill="auto"/>
                                </w:tcPr>
                                <w:p w14:paraId="2F2656A8" w14:textId="77777777" w:rsidR="00702399" w:rsidRPr="00E9357B" w:rsidRDefault="00702399" w:rsidP="002661B4">
                                  <w:pPr>
                                    <w:pStyle w:val="ACLText"/>
                                    <w:rPr>
                                      <w:sz w:val="16"/>
                                      <w:szCs w:val="18"/>
                                    </w:rPr>
                                  </w:pPr>
                                  <w:r w:rsidRPr="00E9357B">
                                    <w:rPr>
                                      <w:sz w:val="16"/>
                                      <w:szCs w:val="18"/>
                                    </w:rPr>
                                    <w:t>4</w:t>
                                  </w:r>
                                </w:p>
                              </w:tc>
                            </w:tr>
                            <w:tr w:rsidR="00702399" w:rsidRPr="00B3286B" w14:paraId="178B6803" w14:textId="77777777" w:rsidTr="006F6B03">
                              <w:trPr>
                                <w:trHeight w:val="252"/>
                                <w:jc w:val="center"/>
                              </w:trPr>
                              <w:tc>
                                <w:tcPr>
                                  <w:tcW w:w="1362" w:type="dxa"/>
                                  <w:shd w:val="clear" w:color="auto" w:fill="auto"/>
                                </w:tcPr>
                                <w:p w14:paraId="17800773" w14:textId="77777777" w:rsidR="00702399" w:rsidRPr="00E9357B" w:rsidRDefault="00702399" w:rsidP="002661B4">
                                  <w:pPr>
                                    <w:pStyle w:val="ACLText"/>
                                    <w:rPr>
                                      <w:sz w:val="16"/>
                                      <w:szCs w:val="18"/>
                                    </w:rPr>
                                  </w:pPr>
                                  <w:r w:rsidRPr="00E9357B">
                                    <w:rPr>
                                      <w:sz w:val="16"/>
                                      <w:szCs w:val="18"/>
                                    </w:rPr>
                                    <w:t>28</w:t>
                                  </w:r>
                                </w:p>
                              </w:tc>
                              <w:tc>
                                <w:tcPr>
                                  <w:tcW w:w="2237" w:type="dxa"/>
                                  <w:shd w:val="clear" w:color="auto" w:fill="auto"/>
                                </w:tcPr>
                                <w:p w14:paraId="25AA765C" w14:textId="77777777" w:rsidR="00702399" w:rsidRPr="00E9357B" w:rsidRDefault="00702399" w:rsidP="002661B4">
                                  <w:pPr>
                                    <w:pStyle w:val="ACLText"/>
                                    <w:rPr>
                                      <w:sz w:val="16"/>
                                      <w:szCs w:val="18"/>
                                    </w:rPr>
                                  </w:pPr>
                                  <w:r w:rsidRPr="00E9357B">
                                    <w:rPr>
                                      <w:sz w:val="16"/>
                                      <w:szCs w:val="18"/>
                                    </w:rPr>
                                    <w:t>3</w:t>
                                  </w:r>
                                </w:p>
                              </w:tc>
                            </w:tr>
                            <w:tr w:rsidR="00702399" w:rsidRPr="00B3286B" w14:paraId="1FA68594" w14:textId="77777777" w:rsidTr="006F6B03">
                              <w:trPr>
                                <w:trHeight w:val="252"/>
                                <w:jc w:val="center"/>
                              </w:trPr>
                              <w:tc>
                                <w:tcPr>
                                  <w:tcW w:w="1362" w:type="dxa"/>
                                  <w:shd w:val="clear" w:color="auto" w:fill="auto"/>
                                </w:tcPr>
                                <w:p w14:paraId="5A220498" w14:textId="77777777" w:rsidR="00702399" w:rsidRPr="00E9357B" w:rsidRDefault="00702399" w:rsidP="002661B4">
                                  <w:pPr>
                                    <w:pStyle w:val="ACLText"/>
                                    <w:rPr>
                                      <w:sz w:val="16"/>
                                      <w:szCs w:val="18"/>
                                    </w:rPr>
                                  </w:pPr>
                                  <w:r w:rsidRPr="00E9357B">
                                    <w:rPr>
                                      <w:sz w:val="16"/>
                                      <w:szCs w:val="18"/>
                                    </w:rPr>
                                    <w:t>15, 13, 48</w:t>
                                  </w:r>
                                </w:p>
                              </w:tc>
                              <w:tc>
                                <w:tcPr>
                                  <w:tcW w:w="2237" w:type="dxa"/>
                                  <w:shd w:val="clear" w:color="auto" w:fill="auto"/>
                                </w:tcPr>
                                <w:p w14:paraId="66171C53" w14:textId="77777777" w:rsidR="00702399" w:rsidRPr="00E9357B" w:rsidRDefault="00702399" w:rsidP="0068013B">
                                  <w:pPr>
                                    <w:pStyle w:val="ACLText"/>
                                    <w:keepNext/>
                                    <w:rPr>
                                      <w:sz w:val="16"/>
                                      <w:szCs w:val="18"/>
                                    </w:rPr>
                                  </w:pPr>
                                  <w:r w:rsidRPr="00E9357B">
                                    <w:rPr>
                                      <w:sz w:val="16"/>
                                      <w:szCs w:val="18"/>
                                    </w:rPr>
                                    <w:t>1 each</w:t>
                                  </w:r>
                                </w:p>
                              </w:tc>
                            </w:tr>
                          </w:tbl>
                          <w:p w14:paraId="525F480B" w14:textId="77777777" w:rsidR="00702399" w:rsidRPr="00EE2FC7" w:rsidRDefault="00702399" w:rsidP="00ED344B">
                            <w:pPr>
                              <w:pStyle w:val="Caption"/>
                              <w:rPr>
                                <w:szCs w:val="22"/>
                              </w:rPr>
                            </w:pPr>
                            <w:bookmarkStart w:id="41" w:name="_Ref524620764"/>
                            <w:bookmarkStart w:id="42" w:name="_Ref524466876"/>
                            <w:r w:rsidRPr="00EE2FC7">
                              <w:rPr>
                                <w:szCs w:val="22"/>
                              </w:rPr>
                              <w:t xml:space="preserve">Table </w:t>
                            </w:r>
                            <w:r w:rsidRPr="00EE2FC7">
                              <w:rPr>
                                <w:szCs w:val="22"/>
                              </w:rPr>
                              <w:fldChar w:fldCharType="begin"/>
                            </w:r>
                            <w:r w:rsidRPr="00EE2FC7">
                              <w:rPr>
                                <w:szCs w:val="22"/>
                              </w:rPr>
                              <w:instrText xml:space="preserve"> SEQ Table \* ARABIC </w:instrText>
                            </w:r>
                            <w:r w:rsidRPr="00EE2FC7">
                              <w:rPr>
                                <w:szCs w:val="22"/>
                              </w:rPr>
                              <w:fldChar w:fldCharType="separate"/>
                            </w:r>
                            <w:r w:rsidRPr="00EE2FC7">
                              <w:rPr>
                                <w:noProof/>
                                <w:szCs w:val="22"/>
                              </w:rPr>
                              <w:t>4</w:t>
                            </w:r>
                            <w:r w:rsidRPr="00EE2FC7">
                              <w:rPr>
                                <w:noProof/>
                                <w:szCs w:val="22"/>
                              </w:rPr>
                              <w:fldChar w:fldCharType="end"/>
                            </w:r>
                            <w:bookmarkEnd w:id="41"/>
                            <w:r w:rsidRPr="00EE2FC7">
                              <w:rPr>
                                <w:szCs w:val="22"/>
                              </w:rPr>
                              <w:t>: cluster groups of first 10 sentences in 120600newsML message, Aaron Pressman</w:t>
                            </w:r>
                            <w:bookmarkEnd w:id="4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723BC" id="Text Box 63562" o:spid="_x0000_s1036" type="#_x0000_t202" style="position:absolute;left:0;text-align:left;margin-left:-11.1pt;margin-top:125.7pt;width:215.25pt;height:103.9pt;z-index:-2516520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" filled="f" stroked="f" strokeweight=".5pt">
                <v:textbox>
                  <w:txbxContent>
                    <w:tbl>
                      <w:tblPr>
                        <w:tblW w:w="3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237"/>
                      </w:tblGrid>
                      <w:tr w:rsidR="00702399" w:rsidRPr="00B3286B" w14:paraId="13D224D6" w14:textId="77777777" w:rsidTr="006F6B03">
                        <w:trPr>
                          <w:trHeight w:val="280"/>
                          <w:jc w:val="center"/>
                        </w:trPr>
                        <w:tc>
                          <w:tcPr>
                            <w:tcW w:w="1362" w:type="dxa"/>
                            <w:shd w:val="clear" w:color="auto" w:fill="auto"/>
                          </w:tcPr>
                          <w:p w14:paraId="281B99D3" w14:textId="77777777" w:rsidR="00702399" w:rsidRPr="00E9357B" w:rsidRDefault="00702399" w:rsidP="002661B4">
                            <w:pPr>
                              <w:pStyle w:val="ACLText"/>
                              <w:rPr>
                                <w:b/>
                                <w:bCs/>
                                <w:sz w:val="16"/>
                                <w:szCs w:val="18"/>
                              </w:rPr>
                            </w:pPr>
                            <w:r w:rsidRPr="00E9357B">
                              <w:rPr>
                                <w:b/>
                                <w:bCs/>
                                <w:sz w:val="16"/>
                                <w:szCs w:val="18"/>
                              </w:rPr>
                              <w:t>Cluster number</w:t>
                            </w:r>
                          </w:p>
                        </w:tc>
                        <w:tc>
                          <w:tcPr>
                            <w:tcW w:w="2237" w:type="dxa"/>
                            <w:shd w:val="clear" w:color="auto" w:fill="auto"/>
                          </w:tcPr>
                          <w:p w14:paraId="45E8ECD3" w14:textId="77777777" w:rsidR="00702399" w:rsidRPr="00E9357B" w:rsidRDefault="00702399" w:rsidP="002661B4">
                            <w:pPr>
                              <w:pStyle w:val="ACLText"/>
                              <w:rPr>
                                <w:b/>
                                <w:bCs/>
                                <w:sz w:val="16"/>
                                <w:szCs w:val="18"/>
                              </w:rPr>
                            </w:pPr>
                            <w:r w:rsidRPr="00E9357B">
                              <w:rPr>
                                <w:b/>
                                <w:bCs/>
                                <w:sz w:val="16"/>
                                <w:szCs w:val="18"/>
                              </w:rPr>
                              <w:t>Number of messages in cluster</w:t>
                            </w:r>
                          </w:p>
                        </w:tc>
                      </w:tr>
                      <w:tr w:rsidR="00702399" w:rsidRPr="00B3286B" w14:paraId="6CD737AE" w14:textId="77777777" w:rsidTr="006F6B03">
                        <w:trPr>
                          <w:trHeight w:val="252"/>
                          <w:jc w:val="center"/>
                        </w:trPr>
                        <w:tc>
                          <w:tcPr>
                            <w:tcW w:w="1362" w:type="dxa"/>
                            <w:shd w:val="clear" w:color="auto" w:fill="auto"/>
                          </w:tcPr>
                          <w:p w14:paraId="7FDBD279" w14:textId="77777777" w:rsidR="00702399" w:rsidRPr="00E9357B" w:rsidRDefault="00702399" w:rsidP="002661B4">
                            <w:pPr>
                              <w:pStyle w:val="ACLText"/>
                              <w:rPr>
                                <w:sz w:val="16"/>
                                <w:szCs w:val="18"/>
                              </w:rPr>
                            </w:pPr>
                            <w:r w:rsidRPr="00E9357B">
                              <w:rPr>
                                <w:sz w:val="16"/>
                                <w:szCs w:val="18"/>
                              </w:rPr>
                              <w:t>20</w:t>
                            </w:r>
                          </w:p>
                        </w:tc>
                        <w:tc>
                          <w:tcPr>
                            <w:tcW w:w="2237" w:type="dxa"/>
                            <w:shd w:val="clear" w:color="auto" w:fill="auto"/>
                          </w:tcPr>
                          <w:p w14:paraId="2F2656A8" w14:textId="77777777" w:rsidR="00702399" w:rsidRPr="00E9357B" w:rsidRDefault="00702399" w:rsidP="002661B4">
                            <w:pPr>
                              <w:pStyle w:val="ACLText"/>
                              <w:rPr>
                                <w:sz w:val="16"/>
                                <w:szCs w:val="18"/>
                              </w:rPr>
                            </w:pPr>
                            <w:r w:rsidRPr="00E9357B">
                              <w:rPr>
                                <w:sz w:val="16"/>
                                <w:szCs w:val="18"/>
                              </w:rPr>
                              <w:t>4</w:t>
                            </w:r>
                          </w:p>
                        </w:tc>
                      </w:tr>
                      <w:tr w:rsidR="00702399" w:rsidRPr="00B3286B" w14:paraId="178B6803" w14:textId="77777777" w:rsidTr="006F6B03">
                        <w:trPr>
                          <w:trHeight w:val="252"/>
                          <w:jc w:val="center"/>
                        </w:trPr>
                        <w:tc>
                          <w:tcPr>
                            <w:tcW w:w="1362" w:type="dxa"/>
                            <w:shd w:val="clear" w:color="auto" w:fill="auto"/>
                          </w:tcPr>
                          <w:p w14:paraId="17800773" w14:textId="77777777" w:rsidR="00702399" w:rsidRPr="00E9357B" w:rsidRDefault="00702399" w:rsidP="002661B4">
                            <w:pPr>
                              <w:pStyle w:val="ACLText"/>
                              <w:rPr>
                                <w:sz w:val="16"/>
                                <w:szCs w:val="18"/>
                              </w:rPr>
                            </w:pPr>
                            <w:r w:rsidRPr="00E9357B">
                              <w:rPr>
                                <w:sz w:val="16"/>
                                <w:szCs w:val="18"/>
                              </w:rPr>
                              <w:t>28</w:t>
                            </w:r>
                          </w:p>
                        </w:tc>
                        <w:tc>
                          <w:tcPr>
                            <w:tcW w:w="2237" w:type="dxa"/>
                            <w:shd w:val="clear" w:color="auto" w:fill="auto"/>
                          </w:tcPr>
                          <w:p w14:paraId="25AA765C" w14:textId="77777777" w:rsidR="00702399" w:rsidRPr="00E9357B" w:rsidRDefault="00702399" w:rsidP="002661B4">
                            <w:pPr>
                              <w:pStyle w:val="ACLText"/>
                              <w:rPr>
                                <w:sz w:val="16"/>
                                <w:szCs w:val="18"/>
                              </w:rPr>
                            </w:pPr>
                            <w:r w:rsidRPr="00E9357B">
                              <w:rPr>
                                <w:sz w:val="16"/>
                                <w:szCs w:val="18"/>
                              </w:rPr>
                              <w:t>3</w:t>
                            </w:r>
                          </w:p>
                        </w:tc>
                      </w:tr>
                      <w:tr w:rsidR="00702399" w:rsidRPr="00B3286B" w14:paraId="1FA68594" w14:textId="77777777" w:rsidTr="006F6B03">
                        <w:trPr>
                          <w:trHeight w:val="252"/>
                          <w:jc w:val="center"/>
                        </w:trPr>
                        <w:tc>
                          <w:tcPr>
                            <w:tcW w:w="1362" w:type="dxa"/>
                            <w:shd w:val="clear" w:color="auto" w:fill="auto"/>
                          </w:tcPr>
                          <w:p w14:paraId="5A220498" w14:textId="77777777" w:rsidR="00702399" w:rsidRPr="00E9357B" w:rsidRDefault="00702399" w:rsidP="002661B4">
                            <w:pPr>
                              <w:pStyle w:val="ACLText"/>
                              <w:rPr>
                                <w:sz w:val="16"/>
                                <w:szCs w:val="18"/>
                              </w:rPr>
                            </w:pPr>
                            <w:r w:rsidRPr="00E9357B">
                              <w:rPr>
                                <w:sz w:val="16"/>
                                <w:szCs w:val="18"/>
                              </w:rPr>
                              <w:t>15, 13, 48</w:t>
                            </w:r>
                          </w:p>
                        </w:tc>
                        <w:tc>
                          <w:tcPr>
                            <w:tcW w:w="2237" w:type="dxa"/>
                            <w:shd w:val="clear" w:color="auto" w:fill="auto"/>
                          </w:tcPr>
                          <w:p w14:paraId="66171C53" w14:textId="77777777" w:rsidR="00702399" w:rsidRPr="00E9357B" w:rsidRDefault="00702399" w:rsidP="0068013B">
                            <w:pPr>
                              <w:pStyle w:val="ACLText"/>
                              <w:keepNext/>
                              <w:rPr>
                                <w:sz w:val="16"/>
                                <w:szCs w:val="18"/>
                              </w:rPr>
                            </w:pPr>
                            <w:r w:rsidRPr="00E9357B">
                              <w:rPr>
                                <w:sz w:val="16"/>
                                <w:szCs w:val="18"/>
                              </w:rPr>
                              <w:t>1 each</w:t>
                            </w:r>
                          </w:p>
                        </w:tc>
                      </w:tr>
                    </w:tbl>
                    <w:p w14:paraId="525F480B" w14:textId="77777777" w:rsidR="00702399" w:rsidRPr="00EE2FC7" w:rsidRDefault="00702399" w:rsidP="00ED344B">
                      <w:pPr>
                        <w:pStyle w:val="Caption"/>
                        <w:rPr>
                          <w:szCs w:val="22"/>
                        </w:rPr>
                      </w:pPr>
                      <w:bookmarkStart w:id="43" w:name="_Ref524620764"/>
                      <w:bookmarkStart w:id="44" w:name="_Ref524466876"/>
                      <w:r w:rsidRPr="00EE2FC7">
                        <w:rPr>
                          <w:szCs w:val="22"/>
                        </w:rPr>
                        <w:t xml:space="preserve">Table </w:t>
                      </w:r>
                      <w:r w:rsidRPr="00EE2FC7">
                        <w:rPr>
                          <w:szCs w:val="22"/>
                        </w:rPr>
                        <w:fldChar w:fldCharType="begin"/>
                      </w:r>
                      <w:r w:rsidRPr="00EE2FC7">
                        <w:rPr>
                          <w:szCs w:val="22"/>
                        </w:rPr>
                        <w:instrText xml:space="preserve"> SEQ Table \* ARABIC </w:instrText>
                      </w:r>
                      <w:r w:rsidRPr="00EE2FC7">
                        <w:rPr>
                          <w:szCs w:val="22"/>
                        </w:rPr>
                        <w:fldChar w:fldCharType="separate"/>
                      </w:r>
                      <w:r w:rsidRPr="00EE2FC7">
                        <w:rPr>
                          <w:noProof/>
                          <w:szCs w:val="22"/>
                        </w:rPr>
                        <w:t>4</w:t>
                      </w:r>
                      <w:r w:rsidRPr="00EE2FC7">
                        <w:rPr>
                          <w:noProof/>
                          <w:szCs w:val="22"/>
                        </w:rPr>
                        <w:fldChar w:fldCharType="end"/>
                      </w:r>
                      <w:bookmarkEnd w:id="43"/>
                      <w:r w:rsidRPr="00EE2FC7">
                        <w:rPr>
                          <w:szCs w:val="22"/>
                        </w:rPr>
                        <w:t>: cluster groups of first 10 sentences in 120600newsML message, Aaron Pressman</w:t>
                      </w:r>
                      <w:bookmarkEnd w:id="44"/>
                    </w:p>
                  </w:txbxContent>
                </v:textbox>
                <w10:wrap type="tight"/>
              </v:shape>
            </w:pict>
          </mc:Fallback>
        </mc:AlternateContent>
      </w:r>
      <w:r>
        <w:rPr>
          <w:noProof/>
          <w:spacing w:val="-2"/>
          <w:kern w:val="16"/>
          <w:szCs w:val="22"/>
          <w:lang w:eastAsia="en-US" w:bidi="he-IL"/>
        </w:rPr>
        <mc:AlternateContent>
          <mc:Choice Requires="wps">
            <w:drawing>
              <wp:anchor distT="0" distB="0" distL="114300" distR="114300" simplePos="0" relativeHeight="251660300" behindDoc="1" locked="0" layoutInCell="1" allowOverlap="1" wp14:anchorId="50AA8D52" wp14:editId="7DD6F13A">
                <wp:simplePos x="0" y="0"/>
                <wp:positionH relativeFrom="column">
                  <wp:posOffset>-172720</wp:posOffset>
                </wp:positionH>
                <wp:positionV relativeFrom="paragraph">
                  <wp:posOffset>525145</wp:posOffset>
                </wp:positionV>
                <wp:extent cx="2777490" cy="1057275"/>
                <wp:effectExtent l="0" t="0" r="0" b="0"/>
                <wp:wrapTight wrapText="bothSides">
                  <wp:wrapPolygon edited="0">
                    <wp:start x="444" y="0"/>
                    <wp:lineTo x="444" y="21016"/>
                    <wp:lineTo x="21037" y="21016"/>
                    <wp:lineTo x="21037" y="0"/>
                    <wp:lineTo x="444" y="0"/>
                  </wp:wrapPolygon>
                </wp:wrapTight>
                <wp:docPr id="12" name="Text Box 12"/>
                <wp:cNvGraphicFramePr/>
                <a:graphic xmlns:a="http://schemas.openxmlformats.org/drawingml/2006/main">
                  <a:graphicData uri="http://schemas.microsoft.com/office/word/2010/wordprocessingShape">
                    <wps:wsp>
                      <wps:cNvSpPr txBox="1"/>
                      <wps:spPr>
                        <a:xfrm>
                          <a:off x="0" y="0"/>
                          <a:ext cx="2777490" cy="1057275"/>
                        </a:xfrm>
                        <a:prstGeom prst="rect">
                          <a:avLst/>
                        </a:prstGeom>
                        <a:noFill/>
                        <a:ln w="6350">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tbl>
                            <w:tblPr>
                              <w:tblW w:w="3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9"/>
                              <w:gridCol w:w="2259"/>
                            </w:tblGrid>
                            <w:tr w:rsidR="00702399" w:rsidRPr="001A5F14" w14:paraId="17A12183" w14:textId="77777777" w:rsidTr="006F6B03">
                              <w:trPr>
                                <w:trHeight w:val="277"/>
                                <w:jc w:val="center"/>
                              </w:trPr>
                              <w:tc>
                                <w:tcPr>
                                  <w:tcW w:w="1269" w:type="dxa"/>
                                  <w:shd w:val="clear" w:color="auto" w:fill="auto"/>
                                </w:tcPr>
                                <w:p w14:paraId="0AE38E23" w14:textId="77777777" w:rsidR="00702399" w:rsidRPr="00F54A7F" w:rsidRDefault="00702399" w:rsidP="00F05C35">
                                  <w:pPr>
                                    <w:pStyle w:val="ACLText"/>
                                    <w:rPr>
                                      <w:b/>
                                      <w:bCs/>
                                      <w:sz w:val="16"/>
                                      <w:szCs w:val="16"/>
                                    </w:rPr>
                                  </w:pPr>
                                  <w:r w:rsidRPr="00F54A7F">
                                    <w:rPr>
                                      <w:b/>
                                      <w:bCs/>
                                      <w:sz w:val="16"/>
                                      <w:szCs w:val="16"/>
                                    </w:rPr>
                                    <w:t>Cluster number</w:t>
                                  </w:r>
                                </w:p>
                              </w:tc>
                              <w:tc>
                                <w:tcPr>
                                  <w:tcW w:w="2259" w:type="dxa"/>
                                  <w:shd w:val="clear" w:color="auto" w:fill="auto"/>
                                </w:tcPr>
                                <w:p w14:paraId="56D07EE6" w14:textId="77777777" w:rsidR="00702399" w:rsidRPr="00F54A7F" w:rsidRDefault="00702399" w:rsidP="00F05C35">
                                  <w:pPr>
                                    <w:pStyle w:val="ACLText"/>
                                    <w:rPr>
                                      <w:b/>
                                      <w:bCs/>
                                      <w:sz w:val="16"/>
                                      <w:szCs w:val="16"/>
                                    </w:rPr>
                                  </w:pPr>
                                  <w:r w:rsidRPr="00F54A7F">
                                    <w:rPr>
                                      <w:b/>
                                      <w:bCs/>
                                      <w:sz w:val="16"/>
                                      <w:szCs w:val="16"/>
                                    </w:rPr>
                                    <w:t>Number of messages in cluster</w:t>
                                  </w:r>
                                </w:p>
                              </w:tc>
                            </w:tr>
                            <w:tr w:rsidR="00702399" w:rsidRPr="001A5F14" w14:paraId="6816E3F2" w14:textId="77777777" w:rsidTr="006F6B03">
                              <w:trPr>
                                <w:trHeight w:val="248"/>
                                <w:jc w:val="center"/>
                              </w:trPr>
                              <w:tc>
                                <w:tcPr>
                                  <w:tcW w:w="1269" w:type="dxa"/>
                                  <w:shd w:val="clear" w:color="auto" w:fill="auto"/>
                                </w:tcPr>
                                <w:p w14:paraId="1B8F5DE8" w14:textId="77777777" w:rsidR="00702399" w:rsidRPr="00F54A7F" w:rsidRDefault="00702399" w:rsidP="00F05C35">
                                  <w:pPr>
                                    <w:pStyle w:val="ACLText"/>
                                    <w:rPr>
                                      <w:sz w:val="16"/>
                                      <w:szCs w:val="16"/>
                                    </w:rPr>
                                  </w:pPr>
                                  <w:r w:rsidRPr="00F54A7F">
                                    <w:rPr>
                                      <w:sz w:val="16"/>
                                      <w:szCs w:val="16"/>
                                    </w:rPr>
                                    <w:t>33</w:t>
                                  </w:r>
                                </w:p>
                              </w:tc>
                              <w:tc>
                                <w:tcPr>
                                  <w:tcW w:w="2259" w:type="dxa"/>
                                  <w:shd w:val="clear" w:color="auto" w:fill="auto"/>
                                </w:tcPr>
                                <w:p w14:paraId="6612536A" w14:textId="77777777" w:rsidR="00702399" w:rsidRPr="00F54A7F" w:rsidRDefault="00702399" w:rsidP="00F05C35">
                                  <w:pPr>
                                    <w:pStyle w:val="ACLText"/>
                                    <w:rPr>
                                      <w:sz w:val="16"/>
                                      <w:szCs w:val="16"/>
                                    </w:rPr>
                                  </w:pPr>
                                  <w:r w:rsidRPr="00F54A7F">
                                    <w:rPr>
                                      <w:sz w:val="16"/>
                                      <w:szCs w:val="16"/>
                                    </w:rPr>
                                    <w:t>8</w:t>
                                  </w:r>
                                </w:p>
                              </w:tc>
                            </w:tr>
                            <w:tr w:rsidR="00702399" w:rsidRPr="001A5F14" w14:paraId="68FAB5F5" w14:textId="77777777" w:rsidTr="006F6B03">
                              <w:trPr>
                                <w:trHeight w:val="248"/>
                                <w:jc w:val="center"/>
                              </w:trPr>
                              <w:tc>
                                <w:tcPr>
                                  <w:tcW w:w="1269" w:type="dxa"/>
                                  <w:tcBorders>
                                    <w:bottom w:val="single" w:sz="4" w:space="0" w:color="auto"/>
                                  </w:tcBorders>
                                  <w:shd w:val="clear" w:color="auto" w:fill="auto"/>
                                </w:tcPr>
                                <w:p w14:paraId="51339DF8" w14:textId="77777777" w:rsidR="00702399" w:rsidRPr="00F54A7F" w:rsidRDefault="00702399" w:rsidP="00F05C35">
                                  <w:pPr>
                                    <w:pStyle w:val="ACLText"/>
                                    <w:rPr>
                                      <w:sz w:val="16"/>
                                      <w:szCs w:val="16"/>
                                    </w:rPr>
                                  </w:pPr>
                                  <w:r w:rsidRPr="00F54A7F">
                                    <w:rPr>
                                      <w:sz w:val="16"/>
                                      <w:szCs w:val="16"/>
                                    </w:rPr>
                                    <w:t>6</w:t>
                                  </w:r>
                                </w:p>
                              </w:tc>
                              <w:tc>
                                <w:tcPr>
                                  <w:tcW w:w="2259" w:type="dxa"/>
                                  <w:tcBorders>
                                    <w:bottom w:val="single" w:sz="4" w:space="0" w:color="auto"/>
                                  </w:tcBorders>
                                  <w:shd w:val="clear" w:color="auto" w:fill="auto"/>
                                </w:tcPr>
                                <w:p w14:paraId="444011E1" w14:textId="77777777" w:rsidR="00702399" w:rsidRPr="00F54A7F" w:rsidRDefault="00702399" w:rsidP="009B2E02">
                                  <w:pPr>
                                    <w:pStyle w:val="ACLText"/>
                                    <w:keepNext/>
                                    <w:rPr>
                                      <w:sz w:val="16"/>
                                      <w:szCs w:val="16"/>
                                    </w:rPr>
                                  </w:pPr>
                                  <w:r w:rsidRPr="00F54A7F">
                                    <w:rPr>
                                      <w:sz w:val="16"/>
                                      <w:szCs w:val="16"/>
                                    </w:rPr>
                                    <w:t>2</w:t>
                                  </w:r>
                                </w:p>
                              </w:tc>
                            </w:tr>
                          </w:tbl>
                          <w:p w14:paraId="7523744F" w14:textId="77777777" w:rsidR="00702399" w:rsidRPr="00EE2FC7" w:rsidRDefault="00702399" w:rsidP="00ED344B">
                            <w:pPr>
                              <w:pStyle w:val="Caption"/>
                              <w:rPr>
                                <w:szCs w:val="22"/>
                              </w:rPr>
                            </w:pPr>
                            <w:bookmarkStart w:id="45" w:name="_Ref524620709"/>
                            <w:bookmarkStart w:id="46" w:name="_Ref524183614"/>
                            <w:bookmarkStart w:id="47" w:name="_Ref524183608"/>
                            <w:r w:rsidRPr="00EE2FC7">
                              <w:rPr>
                                <w:szCs w:val="22"/>
                              </w:rPr>
                              <w:t xml:space="preserve">Table </w:t>
                            </w:r>
                            <w:r w:rsidRPr="00EE2FC7">
                              <w:rPr>
                                <w:szCs w:val="22"/>
                              </w:rPr>
                              <w:fldChar w:fldCharType="begin"/>
                            </w:r>
                            <w:r w:rsidRPr="00EE2FC7">
                              <w:rPr>
                                <w:szCs w:val="22"/>
                              </w:rPr>
                              <w:instrText xml:space="preserve"> SEQ Table \* ARABIC </w:instrText>
                            </w:r>
                            <w:r w:rsidRPr="00EE2FC7">
                              <w:rPr>
                                <w:szCs w:val="22"/>
                              </w:rPr>
                              <w:fldChar w:fldCharType="separate"/>
                            </w:r>
                            <w:r w:rsidRPr="00EE2FC7">
                              <w:rPr>
                                <w:noProof/>
                                <w:szCs w:val="22"/>
                              </w:rPr>
                              <w:t>2</w:t>
                            </w:r>
                            <w:r w:rsidRPr="00EE2FC7">
                              <w:rPr>
                                <w:noProof/>
                                <w:szCs w:val="22"/>
                              </w:rPr>
                              <w:fldChar w:fldCharType="end"/>
                            </w:r>
                            <w:bookmarkEnd w:id="45"/>
                            <w:r w:rsidRPr="00EE2FC7">
                              <w:rPr>
                                <w:szCs w:val="22"/>
                              </w:rPr>
                              <w:t xml:space="preserve">: </w:t>
                            </w:r>
                            <w:r w:rsidRPr="00EE2FC7">
                              <w:rPr>
                                <w:noProof/>
                                <w:szCs w:val="22"/>
                              </w:rPr>
                              <w:t>first 10 documents cluster distrbution, Aaron Pressman</w:t>
                            </w:r>
                            <w:bookmarkEnd w:id="46"/>
                            <w:bookmarkEnd w:id="4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A8D52" id="Text Box 12" o:spid="_x0000_s1037" type="#_x0000_t202" style="position:absolute;left:0;text-align:left;margin-left:-13.6pt;margin-top:41.35pt;width:218.7pt;height:83.25pt;z-index:-2516561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" filled="f" stroked="f" strokeweight=".5pt">
                <v:textbox>
                  <w:txbxContent>
                    <w:tbl>
                      <w:tblPr>
                        <w:tblW w:w="3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9"/>
                        <w:gridCol w:w="2259"/>
                      </w:tblGrid>
                      <w:tr w:rsidR="00702399" w:rsidRPr="001A5F14" w14:paraId="17A12183" w14:textId="77777777" w:rsidTr="006F6B03">
                        <w:trPr>
                          <w:trHeight w:val="277"/>
                          <w:jc w:val="center"/>
                        </w:trPr>
                        <w:tc>
                          <w:tcPr>
                            <w:tcW w:w="1269" w:type="dxa"/>
                            <w:shd w:val="clear" w:color="auto" w:fill="auto"/>
                          </w:tcPr>
                          <w:p w14:paraId="0AE38E23" w14:textId="77777777" w:rsidR="00702399" w:rsidRPr="00F54A7F" w:rsidRDefault="00702399" w:rsidP="00F05C35">
                            <w:pPr>
                              <w:pStyle w:val="ACLText"/>
                              <w:rPr>
                                <w:b/>
                                <w:bCs/>
                                <w:sz w:val="16"/>
                                <w:szCs w:val="16"/>
                              </w:rPr>
                            </w:pPr>
                            <w:r w:rsidRPr="00F54A7F">
                              <w:rPr>
                                <w:b/>
                                <w:bCs/>
                                <w:sz w:val="16"/>
                                <w:szCs w:val="16"/>
                              </w:rPr>
                              <w:t>Cluster number</w:t>
                            </w:r>
                          </w:p>
                        </w:tc>
                        <w:tc>
                          <w:tcPr>
                            <w:tcW w:w="2259" w:type="dxa"/>
                            <w:shd w:val="clear" w:color="auto" w:fill="auto"/>
                          </w:tcPr>
                          <w:p w14:paraId="56D07EE6" w14:textId="77777777" w:rsidR="00702399" w:rsidRPr="00F54A7F" w:rsidRDefault="00702399" w:rsidP="00F05C35">
                            <w:pPr>
                              <w:pStyle w:val="ACLText"/>
                              <w:rPr>
                                <w:b/>
                                <w:bCs/>
                                <w:sz w:val="16"/>
                                <w:szCs w:val="16"/>
                              </w:rPr>
                            </w:pPr>
                            <w:r w:rsidRPr="00F54A7F">
                              <w:rPr>
                                <w:b/>
                                <w:bCs/>
                                <w:sz w:val="16"/>
                                <w:szCs w:val="16"/>
                              </w:rPr>
                              <w:t>Number of messages in cluster</w:t>
                            </w:r>
                          </w:p>
                        </w:tc>
                      </w:tr>
                      <w:tr w:rsidR="00702399" w:rsidRPr="001A5F14" w14:paraId="6816E3F2" w14:textId="77777777" w:rsidTr="006F6B03">
                        <w:trPr>
                          <w:trHeight w:val="248"/>
                          <w:jc w:val="center"/>
                        </w:trPr>
                        <w:tc>
                          <w:tcPr>
                            <w:tcW w:w="1269" w:type="dxa"/>
                            <w:shd w:val="clear" w:color="auto" w:fill="auto"/>
                          </w:tcPr>
                          <w:p w14:paraId="1B8F5DE8" w14:textId="77777777" w:rsidR="00702399" w:rsidRPr="00F54A7F" w:rsidRDefault="00702399" w:rsidP="00F05C35">
                            <w:pPr>
                              <w:pStyle w:val="ACLText"/>
                              <w:rPr>
                                <w:sz w:val="16"/>
                                <w:szCs w:val="16"/>
                              </w:rPr>
                            </w:pPr>
                            <w:r w:rsidRPr="00F54A7F">
                              <w:rPr>
                                <w:sz w:val="16"/>
                                <w:szCs w:val="16"/>
                              </w:rPr>
                              <w:t>33</w:t>
                            </w:r>
                          </w:p>
                        </w:tc>
                        <w:tc>
                          <w:tcPr>
                            <w:tcW w:w="2259" w:type="dxa"/>
                            <w:shd w:val="clear" w:color="auto" w:fill="auto"/>
                          </w:tcPr>
                          <w:p w14:paraId="6612536A" w14:textId="77777777" w:rsidR="00702399" w:rsidRPr="00F54A7F" w:rsidRDefault="00702399" w:rsidP="00F05C35">
                            <w:pPr>
                              <w:pStyle w:val="ACLText"/>
                              <w:rPr>
                                <w:sz w:val="16"/>
                                <w:szCs w:val="16"/>
                              </w:rPr>
                            </w:pPr>
                            <w:r w:rsidRPr="00F54A7F">
                              <w:rPr>
                                <w:sz w:val="16"/>
                                <w:szCs w:val="16"/>
                              </w:rPr>
                              <w:t>8</w:t>
                            </w:r>
                          </w:p>
                        </w:tc>
                      </w:tr>
                      <w:tr w:rsidR="00702399" w:rsidRPr="001A5F14" w14:paraId="68FAB5F5" w14:textId="77777777" w:rsidTr="006F6B03">
                        <w:trPr>
                          <w:trHeight w:val="248"/>
                          <w:jc w:val="center"/>
                        </w:trPr>
                        <w:tc>
                          <w:tcPr>
                            <w:tcW w:w="1269" w:type="dxa"/>
                            <w:tcBorders>
                              <w:bottom w:val="single" w:sz="4" w:space="0" w:color="auto"/>
                            </w:tcBorders>
                            <w:shd w:val="clear" w:color="auto" w:fill="auto"/>
                          </w:tcPr>
                          <w:p w14:paraId="51339DF8" w14:textId="77777777" w:rsidR="00702399" w:rsidRPr="00F54A7F" w:rsidRDefault="00702399" w:rsidP="00F05C35">
                            <w:pPr>
                              <w:pStyle w:val="ACLText"/>
                              <w:rPr>
                                <w:sz w:val="16"/>
                                <w:szCs w:val="16"/>
                              </w:rPr>
                            </w:pPr>
                            <w:r w:rsidRPr="00F54A7F">
                              <w:rPr>
                                <w:sz w:val="16"/>
                                <w:szCs w:val="16"/>
                              </w:rPr>
                              <w:t>6</w:t>
                            </w:r>
                          </w:p>
                        </w:tc>
                        <w:tc>
                          <w:tcPr>
                            <w:tcW w:w="2259" w:type="dxa"/>
                            <w:tcBorders>
                              <w:bottom w:val="single" w:sz="4" w:space="0" w:color="auto"/>
                            </w:tcBorders>
                            <w:shd w:val="clear" w:color="auto" w:fill="auto"/>
                          </w:tcPr>
                          <w:p w14:paraId="444011E1" w14:textId="77777777" w:rsidR="00702399" w:rsidRPr="00F54A7F" w:rsidRDefault="00702399" w:rsidP="009B2E02">
                            <w:pPr>
                              <w:pStyle w:val="ACLText"/>
                              <w:keepNext/>
                              <w:rPr>
                                <w:sz w:val="16"/>
                                <w:szCs w:val="16"/>
                              </w:rPr>
                            </w:pPr>
                            <w:r w:rsidRPr="00F54A7F">
                              <w:rPr>
                                <w:sz w:val="16"/>
                                <w:szCs w:val="16"/>
                              </w:rPr>
                              <w:t>2</w:t>
                            </w:r>
                          </w:p>
                        </w:tc>
                      </w:tr>
                    </w:tbl>
                    <w:p w14:paraId="7523744F" w14:textId="77777777" w:rsidR="00702399" w:rsidRPr="00EE2FC7" w:rsidRDefault="00702399" w:rsidP="00ED344B">
                      <w:pPr>
                        <w:pStyle w:val="Caption"/>
                        <w:rPr>
                          <w:szCs w:val="22"/>
                        </w:rPr>
                      </w:pPr>
                      <w:bookmarkStart w:id="48" w:name="_Ref524620709"/>
                      <w:bookmarkStart w:id="49" w:name="_Ref524183614"/>
                      <w:bookmarkStart w:id="50" w:name="_Ref524183608"/>
                      <w:r w:rsidRPr="00EE2FC7">
                        <w:rPr>
                          <w:szCs w:val="22"/>
                        </w:rPr>
                        <w:t xml:space="preserve">Table </w:t>
                      </w:r>
                      <w:r w:rsidRPr="00EE2FC7">
                        <w:rPr>
                          <w:szCs w:val="22"/>
                        </w:rPr>
                        <w:fldChar w:fldCharType="begin"/>
                      </w:r>
                      <w:r w:rsidRPr="00EE2FC7">
                        <w:rPr>
                          <w:szCs w:val="22"/>
                        </w:rPr>
                        <w:instrText xml:space="preserve"> SEQ Table \* ARABIC </w:instrText>
                      </w:r>
                      <w:r w:rsidRPr="00EE2FC7">
                        <w:rPr>
                          <w:szCs w:val="22"/>
                        </w:rPr>
                        <w:fldChar w:fldCharType="separate"/>
                      </w:r>
                      <w:r w:rsidRPr="00EE2FC7">
                        <w:rPr>
                          <w:noProof/>
                          <w:szCs w:val="22"/>
                        </w:rPr>
                        <w:t>2</w:t>
                      </w:r>
                      <w:r w:rsidRPr="00EE2FC7">
                        <w:rPr>
                          <w:noProof/>
                          <w:szCs w:val="22"/>
                        </w:rPr>
                        <w:fldChar w:fldCharType="end"/>
                      </w:r>
                      <w:bookmarkEnd w:id="48"/>
                      <w:r w:rsidRPr="00EE2FC7">
                        <w:rPr>
                          <w:szCs w:val="22"/>
                        </w:rPr>
                        <w:t xml:space="preserve">: </w:t>
                      </w:r>
                      <w:r w:rsidRPr="00EE2FC7">
                        <w:rPr>
                          <w:noProof/>
                          <w:szCs w:val="22"/>
                        </w:rPr>
                        <w:t>first 10 documents cluster distrbution, Aaron Pressman</w:t>
                      </w:r>
                      <w:bookmarkEnd w:id="49"/>
                      <w:bookmarkEnd w:id="50"/>
                    </w:p>
                  </w:txbxContent>
                </v:textbox>
                <w10:wrap type="tight"/>
              </v:shape>
            </w:pict>
          </mc:Fallback>
        </mc:AlternateContent>
      </w:r>
      <w:r w:rsidR="00380930" w:rsidRPr="00FD0ACA">
        <w:t xml:space="preserve">Appendix </w:t>
      </w:r>
      <w:r w:rsidR="00E72EAB">
        <w:t>D</w:t>
      </w:r>
      <w:r w:rsidR="00380930" w:rsidRPr="00FD0ACA">
        <w:t xml:space="preserve">- </w:t>
      </w:r>
      <w:r w:rsidR="00380930">
        <w:t>Unsupervised learning</w:t>
      </w:r>
      <w:bookmarkEnd w:id="34"/>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380930" w14:paraId="41E208F2" w14:textId="77777777" w:rsidTr="00380930">
        <w:tc>
          <w:tcPr>
            <w:tcW w:w="6516" w:type="dxa"/>
          </w:tcPr>
          <w:p w14:paraId="033F498C" w14:textId="34AE4A12" w:rsidR="00380930" w:rsidRDefault="00380930" w:rsidP="00380930">
            <w:pPr>
              <w:pStyle w:val="ACLText"/>
              <w:rPr>
                <w:noProof/>
                <w:lang w:eastAsia="en-US" w:bidi="he-IL"/>
              </w:rPr>
            </w:pPr>
          </w:p>
          <w:p w14:paraId="348E0719" w14:textId="7E6C0F85" w:rsidR="00ED344B" w:rsidRDefault="00ED344B" w:rsidP="00ED344B">
            <w:pPr>
              <w:pStyle w:val="ACLFirstLine"/>
              <w:rPr>
                <w:lang w:eastAsia="en-US" w:bidi="he-IL"/>
              </w:rPr>
            </w:pPr>
          </w:p>
          <w:p w14:paraId="3A655539" w14:textId="5DB38131" w:rsidR="00ED344B" w:rsidRDefault="00ED344B" w:rsidP="00ED344B">
            <w:pPr>
              <w:pStyle w:val="ACLFirstLine"/>
              <w:rPr>
                <w:lang w:eastAsia="en-US" w:bidi="he-IL"/>
              </w:rPr>
            </w:pPr>
          </w:p>
          <w:p w14:paraId="6C0CCB59" w14:textId="67C59260" w:rsidR="00ED344B" w:rsidRPr="00ED344B" w:rsidRDefault="00ED344B" w:rsidP="00ED344B">
            <w:pPr>
              <w:pStyle w:val="ACLFirstLine"/>
              <w:rPr>
                <w:lang w:eastAsia="en-US" w:bidi="he-IL"/>
              </w:rPr>
            </w:pPr>
            <w:r>
              <w:rPr>
                <w:noProof/>
                <w:lang w:eastAsia="en-US" w:bidi="he-IL"/>
              </w:rPr>
              <w:drawing>
                <wp:inline distT="0" distB="0" distL="0" distR="0" wp14:anchorId="218D6D9B" wp14:editId="49B28908">
                  <wp:extent cx="3969074" cy="3019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226" cy="3072609"/>
                          </a:xfrm>
                          <a:prstGeom prst="rect">
                            <a:avLst/>
                          </a:prstGeom>
                        </pic:spPr>
                      </pic:pic>
                    </a:graphicData>
                  </a:graphic>
                </wp:inline>
              </w:drawing>
            </w:r>
          </w:p>
        </w:tc>
      </w:tr>
      <w:tr w:rsidR="00380930" w14:paraId="5A41FCAE" w14:textId="77777777" w:rsidTr="00380930">
        <w:tc>
          <w:tcPr>
            <w:tcW w:w="6516" w:type="dxa"/>
          </w:tcPr>
          <w:p w14:paraId="79E0F307" w14:textId="77777777" w:rsidR="00380930" w:rsidRDefault="00380930" w:rsidP="00380930">
            <w:pPr>
              <w:pStyle w:val="ACLText"/>
              <w:jc w:val="center"/>
            </w:pPr>
            <w:r w:rsidRPr="00AB5C85">
              <w:rPr>
                <w:sz w:val="22"/>
              </w:rPr>
              <w:lastRenderedPageBreak/>
              <w:t xml:space="preserve">2D (using PCA) visualization of </w:t>
            </w:r>
            <w:r>
              <w:rPr>
                <w:sz w:val="22"/>
              </w:rPr>
              <w:t>4</w:t>
            </w:r>
            <w:r w:rsidRPr="00AB5C85">
              <w:rPr>
                <w:sz w:val="22"/>
              </w:rPr>
              <w:t xml:space="preserve"> </w:t>
            </w:r>
            <w:r w:rsidRPr="00AB5C85">
              <w:t>clustering results</w:t>
            </w:r>
          </w:p>
          <w:p w14:paraId="177E103F" w14:textId="226E3B2D" w:rsidR="00380930" w:rsidRPr="00380930" w:rsidRDefault="00380930" w:rsidP="00380930">
            <w:pPr>
              <w:pStyle w:val="ACLFirstLine"/>
            </w:pPr>
          </w:p>
        </w:tc>
      </w:tr>
      <w:tr w:rsidR="00380930" w14:paraId="1784B162" w14:textId="77777777" w:rsidTr="00380930">
        <w:tc>
          <w:tcPr>
            <w:tcW w:w="6516" w:type="dxa"/>
          </w:tcPr>
          <w:p w14:paraId="79E9C057" w14:textId="77777777" w:rsidR="00380930" w:rsidRDefault="00380930" w:rsidP="00980A87">
            <w:pPr>
              <w:pStyle w:val="ACLText"/>
            </w:pPr>
            <w:r>
              <w:rPr>
                <w:noProof/>
                <w:lang w:eastAsia="en-US" w:bidi="he-IL"/>
              </w:rPr>
              <w:drawing>
                <wp:inline distT="0" distB="0" distL="0" distR="0" wp14:anchorId="4E242C6E" wp14:editId="43E239F7">
                  <wp:extent cx="3942272" cy="312434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915" cy="3128815"/>
                          </a:xfrm>
                          <a:prstGeom prst="rect">
                            <a:avLst/>
                          </a:prstGeom>
                        </pic:spPr>
                      </pic:pic>
                    </a:graphicData>
                  </a:graphic>
                </wp:inline>
              </w:drawing>
            </w:r>
          </w:p>
        </w:tc>
      </w:tr>
      <w:tr w:rsidR="00380930" w14:paraId="04DDDAEB" w14:textId="77777777" w:rsidTr="00380930">
        <w:tc>
          <w:tcPr>
            <w:tcW w:w="6516" w:type="dxa"/>
          </w:tcPr>
          <w:p w14:paraId="5895C61B" w14:textId="77777777" w:rsidR="00380930" w:rsidRDefault="00380930" w:rsidP="00980A87">
            <w:pPr>
              <w:pStyle w:val="ACLText"/>
              <w:jc w:val="center"/>
            </w:pPr>
            <w:r w:rsidRPr="00AB5C85">
              <w:rPr>
                <w:sz w:val="22"/>
              </w:rPr>
              <w:t xml:space="preserve">2D (using PCA) visualization of </w:t>
            </w:r>
            <w:r>
              <w:rPr>
                <w:sz w:val="22"/>
              </w:rPr>
              <w:t>5</w:t>
            </w:r>
            <w:r w:rsidRPr="00AB5C85">
              <w:rPr>
                <w:sz w:val="22"/>
              </w:rPr>
              <w:t xml:space="preserve"> </w:t>
            </w:r>
            <w:r w:rsidRPr="00AB5C85">
              <w:t>clustering results</w:t>
            </w:r>
          </w:p>
        </w:tc>
      </w:tr>
    </w:tbl>
    <w:p w14:paraId="5F61C84F" w14:textId="77777777" w:rsidR="00380930" w:rsidRPr="00380930" w:rsidRDefault="00380930" w:rsidP="00380930">
      <w:pPr>
        <w:pStyle w:val="ACLText"/>
      </w:pPr>
    </w:p>
    <w:p w14:paraId="19EE0910" w14:textId="746C7DB7" w:rsidR="00380930" w:rsidRPr="00380930" w:rsidRDefault="00380930" w:rsidP="00380930">
      <w:pPr>
        <w:pStyle w:val="ACLText"/>
      </w:pPr>
    </w:p>
    <w:p w14:paraId="5971106A" w14:textId="77777777" w:rsidR="00380930" w:rsidRPr="00380930" w:rsidRDefault="00380930" w:rsidP="00380930">
      <w:pPr>
        <w:pStyle w:val="ACLText"/>
      </w:pPr>
    </w:p>
    <w:p w14:paraId="2E7A92B7" w14:textId="34A56558" w:rsidR="00A83785" w:rsidRDefault="00A83785" w:rsidP="00D15C9B">
      <w:pPr>
        <w:rPr>
          <w:b/>
          <w:bCs/>
          <w:szCs w:val="22"/>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7"/>
      </w:tblGrid>
      <w:tr w:rsidR="00380930" w14:paraId="62152E9A" w14:textId="77777777" w:rsidTr="00380930">
        <w:trPr>
          <w:trHeight w:val="4777"/>
        </w:trPr>
        <w:tc>
          <w:tcPr>
            <w:tcW w:w="6177" w:type="dxa"/>
          </w:tcPr>
          <w:p w14:paraId="51FFEC32" w14:textId="77777777" w:rsidR="00380930" w:rsidRPr="00380930" w:rsidRDefault="00380930" w:rsidP="00980A87">
            <w:pPr>
              <w:pStyle w:val="ACLText"/>
            </w:pPr>
            <w:r>
              <w:rPr>
                <w:noProof/>
                <w:lang w:eastAsia="en-US" w:bidi="he-IL"/>
              </w:rPr>
              <w:lastRenderedPageBreak/>
              <w:drawing>
                <wp:inline distT="0" distB="0" distL="0" distR="0" wp14:anchorId="53DD9F9A" wp14:editId="18FF980F">
                  <wp:extent cx="4028658" cy="312276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2160" cy="3133228"/>
                          </a:xfrm>
                          <a:prstGeom prst="rect">
                            <a:avLst/>
                          </a:prstGeom>
                        </pic:spPr>
                      </pic:pic>
                    </a:graphicData>
                  </a:graphic>
                </wp:inline>
              </w:drawing>
            </w:r>
          </w:p>
        </w:tc>
      </w:tr>
      <w:tr w:rsidR="00380930" w14:paraId="4589D5D8" w14:textId="77777777" w:rsidTr="00380930">
        <w:trPr>
          <w:trHeight w:val="487"/>
        </w:trPr>
        <w:tc>
          <w:tcPr>
            <w:tcW w:w="6177" w:type="dxa"/>
          </w:tcPr>
          <w:p w14:paraId="3E12B3C3" w14:textId="77777777" w:rsidR="00380930" w:rsidRDefault="00380930" w:rsidP="00980A87">
            <w:pPr>
              <w:pStyle w:val="ACLText"/>
              <w:jc w:val="center"/>
            </w:pPr>
            <w:r w:rsidRPr="00AB5C85">
              <w:rPr>
                <w:sz w:val="22"/>
              </w:rPr>
              <w:t xml:space="preserve">2D (using PCA) visualization of </w:t>
            </w:r>
            <w:r>
              <w:rPr>
                <w:sz w:val="22"/>
              </w:rPr>
              <w:t>9</w:t>
            </w:r>
            <w:r w:rsidRPr="00AB5C85">
              <w:rPr>
                <w:sz w:val="22"/>
              </w:rPr>
              <w:t xml:space="preserve"> </w:t>
            </w:r>
            <w:r w:rsidRPr="00AB5C85">
              <w:t>clustering results</w:t>
            </w:r>
          </w:p>
          <w:p w14:paraId="61A9AE1F" w14:textId="0F8D62C4" w:rsidR="00380930" w:rsidRPr="00380930" w:rsidRDefault="00380930" w:rsidP="00380930">
            <w:pPr>
              <w:pStyle w:val="ACLFirstLine"/>
            </w:pPr>
          </w:p>
        </w:tc>
      </w:tr>
      <w:tr w:rsidR="00380930" w14:paraId="7987802C" w14:textId="77777777" w:rsidTr="00380930">
        <w:trPr>
          <w:trHeight w:val="4619"/>
        </w:trPr>
        <w:tc>
          <w:tcPr>
            <w:tcW w:w="6177" w:type="dxa"/>
          </w:tcPr>
          <w:p w14:paraId="3D657D5F" w14:textId="09F20C45" w:rsidR="00380930" w:rsidRPr="00380930" w:rsidRDefault="00380930" w:rsidP="00380930">
            <w:pPr>
              <w:pStyle w:val="ACLText"/>
            </w:pPr>
            <w:r>
              <w:rPr>
                <w:noProof/>
                <w:lang w:eastAsia="en-US" w:bidi="he-IL"/>
              </w:rPr>
              <w:drawing>
                <wp:inline distT="0" distB="0" distL="0" distR="0" wp14:anchorId="25CD712F" wp14:editId="1B1128F6">
                  <wp:extent cx="4045789" cy="309983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6306" cy="3107889"/>
                          </a:xfrm>
                          <a:prstGeom prst="rect">
                            <a:avLst/>
                          </a:prstGeom>
                        </pic:spPr>
                      </pic:pic>
                    </a:graphicData>
                  </a:graphic>
                </wp:inline>
              </w:drawing>
            </w:r>
          </w:p>
        </w:tc>
      </w:tr>
      <w:tr w:rsidR="00380930" w14:paraId="4D698969" w14:textId="77777777" w:rsidTr="00380930">
        <w:trPr>
          <w:trHeight w:val="263"/>
        </w:trPr>
        <w:tc>
          <w:tcPr>
            <w:tcW w:w="6177" w:type="dxa"/>
          </w:tcPr>
          <w:p w14:paraId="5E4D0FF1" w14:textId="0FCF61D4" w:rsidR="00380930" w:rsidRDefault="00380930" w:rsidP="00380930">
            <w:pPr>
              <w:pStyle w:val="ACLText"/>
              <w:jc w:val="center"/>
            </w:pPr>
            <w:r w:rsidRPr="00AB5C85">
              <w:rPr>
                <w:sz w:val="22"/>
              </w:rPr>
              <w:t xml:space="preserve">2D (using PCA) visualization of </w:t>
            </w:r>
            <w:r>
              <w:rPr>
                <w:sz w:val="22"/>
              </w:rPr>
              <w:t>22</w:t>
            </w:r>
            <w:r w:rsidRPr="00AB5C85">
              <w:rPr>
                <w:sz w:val="22"/>
              </w:rPr>
              <w:t xml:space="preserve"> </w:t>
            </w:r>
            <w:r w:rsidRPr="00AB5C85">
              <w:t>clustering results</w:t>
            </w:r>
          </w:p>
        </w:tc>
      </w:tr>
    </w:tbl>
    <w:p w14:paraId="7E506DBA" w14:textId="77777777" w:rsidR="00A83785" w:rsidRPr="00A83785" w:rsidRDefault="00A83785" w:rsidP="00A83785">
      <w:pPr>
        <w:pStyle w:val="ACLText"/>
      </w:pPr>
    </w:p>
    <w:p w14:paraId="27DCE3A0" w14:textId="635F47BE" w:rsidR="00A83785" w:rsidRPr="00A83785" w:rsidRDefault="00A83785" w:rsidP="00A83785">
      <w:pPr>
        <w:rPr>
          <w:rFonts w:eastAsia="MS Mincho"/>
        </w:rPr>
      </w:pPr>
    </w:p>
    <w:p w14:paraId="6A911846" w14:textId="72618FDD" w:rsidR="00D777F8" w:rsidRDefault="00D777F8" w:rsidP="004F4FD9">
      <w:pPr>
        <w:rPr>
          <w:rFonts w:eastAsia="MS Mincho"/>
        </w:rPr>
        <w:sectPr w:rsidR="00D777F8" w:rsidSect="00D777F8">
          <w:type w:val="continuous"/>
          <w:pgSz w:w="11894" w:h="16819" w:code="1"/>
          <w:pgMar w:top="1411" w:right="1411" w:bottom="1411" w:left="1411" w:header="432" w:footer="576" w:gutter="0"/>
          <w:cols w:space="346"/>
          <w:vAlign w:val="center"/>
          <w:docGrid w:linePitch="272"/>
        </w:sectPr>
      </w:pPr>
    </w:p>
    <w:p w14:paraId="2CACF606" w14:textId="24445BBE" w:rsidR="00A33BC6" w:rsidRDefault="00F7302F" w:rsidP="00121C29">
      <w:pPr>
        <w:pStyle w:val="ACLText"/>
      </w:pPr>
      <w:r>
        <w:rPr>
          <w:noProof/>
          <w:lang w:eastAsia="en-US" w:bidi="he-IL"/>
        </w:rPr>
        <mc:AlternateContent>
          <mc:Choice Requires="wps">
            <w:drawing>
              <wp:anchor distT="0" distB="0" distL="114300" distR="114300" simplePos="0" relativeHeight="251658245" behindDoc="1" locked="0" layoutInCell="1" allowOverlap="1" wp14:anchorId="3E964203" wp14:editId="7A076CD0">
                <wp:simplePos x="0" y="0"/>
                <wp:positionH relativeFrom="margin">
                  <wp:posOffset>-914400</wp:posOffset>
                </wp:positionH>
                <wp:positionV relativeFrom="margin">
                  <wp:posOffset>-118745</wp:posOffset>
                </wp:positionV>
                <wp:extent cx="7589520" cy="9144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tbl>
                            <w:tblPr>
                              <w:tblW w:w="11987" w:type="dxa"/>
                              <w:tblLook w:val="04A0" w:firstRow="1" w:lastRow="0" w:firstColumn="1" w:lastColumn="0" w:noHBand="0" w:noVBand="1"/>
                            </w:tblPr>
                            <w:tblGrid>
                              <w:gridCol w:w="5847"/>
                              <w:gridCol w:w="6140"/>
                            </w:tblGrid>
                            <w:tr w:rsidR="00702399" w:rsidRPr="00F7302F" w14:paraId="0A14D8E4" w14:textId="77777777" w:rsidTr="00060EA3">
                              <w:tc>
                                <w:tcPr>
                                  <w:tcW w:w="5847" w:type="dxa"/>
                                </w:tcPr>
                                <w:p w14:paraId="7C4C3F69" w14:textId="6D936219" w:rsidR="00702399" w:rsidRPr="00F7302F" w:rsidRDefault="00702399" w:rsidP="001D56F1">
                                  <w:pPr>
                                    <w:pStyle w:val="ACLRulerLeft"/>
                                    <w:rPr>
                                      <w:color w:val="A9A9A9"/>
                                    </w:rPr>
                                  </w:pPr>
                                </w:p>
                              </w:tc>
                              <w:tc>
                                <w:tcPr>
                                  <w:tcW w:w="6140" w:type="dxa"/>
                                </w:tcPr>
                                <w:p w14:paraId="710BAFA6" w14:textId="1A998E12" w:rsidR="00702399" w:rsidRPr="00F7302F" w:rsidRDefault="00702399" w:rsidP="00126C27">
                                  <w:pPr>
                                    <w:pStyle w:val="ACLRulerRight"/>
                                    <w:rPr>
                                      <w:color w:val="A9A9A9"/>
                                    </w:rPr>
                                  </w:pPr>
                                </w:p>
                                <w:p w14:paraId="685E70A8" w14:textId="77777777" w:rsidR="00702399" w:rsidRPr="00F7302F" w:rsidRDefault="00702399" w:rsidP="00126C27">
                                  <w:pPr>
                                    <w:pStyle w:val="ACLRulerRight"/>
                                    <w:rPr>
                                      <w:color w:val="A9A9A9"/>
                                    </w:rPr>
                                  </w:pPr>
                                </w:p>
                              </w:tc>
                            </w:tr>
                          </w:tbl>
                          <w:p w14:paraId="45C038C0" w14:textId="2C2D2817" w:rsidR="00702399" w:rsidRDefault="00702399" w:rsidP="00876962">
                            <w:pPr>
                              <w:pStyle w:val="ACLRulerLeft"/>
                              <w:ind w:left="0"/>
                              <w:rPr>
                                <w:color w:val="A9A9A9"/>
                              </w:rPr>
                            </w:pPr>
                          </w:p>
                          <w:p w14:paraId="1DC3DAA6" w14:textId="7DA7D177" w:rsidR="00702399" w:rsidRDefault="00702399" w:rsidP="00F7302F">
                            <w:pPr>
                              <w:pStyle w:val="ACLRulerLeft"/>
                              <w:rPr>
                                <w:color w:val="A9A9A9"/>
                              </w:rPr>
                            </w:pPr>
                          </w:p>
                          <w:p w14:paraId="2A1BC728" w14:textId="06B40601" w:rsidR="00702399" w:rsidRDefault="00702399" w:rsidP="00F7302F">
                            <w:pPr>
                              <w:pStyle w:val="ACLRulerLeft"/>
                              <w:rPr>
                                <w:color w:val="A9A9A9"/>
                              </w:rPr>
                            </w:pPr>
                          </w:p>
                          <w:p w14:paraId="4356F7E1" w14:textId="7A705052" w:rsidR="00702399" w:rsidRDefault="00702399" w:rsidP="00F7302F">
                            <w:pPr>
                              <w:pStyle w:val="ACLRulerLeft"/>
                              <w:rPr>
                                <w:color w:val="A9A9A9"/>
                              </w:rPr>
                            </w:pPr>
                          </w:p>
                          <w:p w14:paraId="41C654F9" w14:textId="70B69F9C" w:rsidR="00702399" w:rsidRDefault="00702399" w:rsidP="00F7302F">
                            <w:pPr>
                              <w:pStyle w:val="ACLRulerLeft"/>
                              <w:rPr>
                                <w:color w:val="A9A9A9"/>
                              </w:rPr>
                            </w:pPr>
                          </w:p>
                          <w:p w14:paraId="291604A1" w14:textId="4CBC7020" w:rsidR="00702399" w:rsidRDefault="00702399" w:rsidP="00F7302F">
                            <w:pPr>
                              <w:pStyle w:val="ACLRulerLeft"/>
                              <w:rPr>
                                <w:color w:val="A9A9A9"/>
                              </w:rPr>
                            </w:pPr>
                          </w:p>
                          <w:p w14:paraId="74265B15" w14:textId="7E811E33" w:rsidR="00702399" w:rsidRDefault="00702399" w:rsidP="00F7302F">
                            <w:pPr>
                              <w:pStyle w:val="ACLRulerLeft"/>
                              <w:rPr>
                                <w:color w:val="A9A9A9"/>
                              </w:rPr>
                            </w:pPr>
                          </w:p>
                          <w:p w14:paraId="3A70882F" w14:textId="0A253E15" w:rsidR="00702399" w:rsidRDefault="00702399" w:rsidP="00F7302F">
                            <w:pPr>
                              <w:pStyle w:val="ACLRulerLeft"/>
                              <w:rPr>
                                <w:color w:val="A9A9A9"/>
                              </w:rPr>
                            </w:pPr>
                          </w:p>
                          <w:p w14:paraId="51CB5849" w14:textId="0106CC41" w:rsidR="00702399" w:rsidRDefault="00702399" w:rsidP="00F7302F">
                            <w:pPr>
                              <w:pStyle w:val="ACLRulerLeft"/>
                              <w:rPr>
                                <w:color w:val="A9A9A9"/>
                              </w:rPr>
                            </w:pPr>
                          </w:p>
                          <w:p w14:paraId="7CD68405" w14:textId="4C93ACAD" w:rsidR="00702399" w:rsidRDefault="00702399" w:rsidP="00F7302F">
                            <w:pPr>
                              <w:pStyle w:val="ACLRulerLeft"/>
                              <w:rPr>
                                <w:color w:val="A9A9A9"/>
                              </w:rPr>
                            </w:pPr>
                          </w:p>
                          <w:p w14:paraId="58544DC6" w14:textId="35389878" w:rsidR="00702399" w:rsidRDefault="00702399" w:rsidP="00F7302F">
                            <w:pPr>
                              <w:pStyle w:val="ACLRulerLeft"/>
                              <w:rPr>
                                <w:color w:val="A9A9A9"/>
                              </w:rPr>
                            </w:pPr>
                          </w:p>
                          <w:p w14:paraId="573E10E1" w14:textId="031A670D" w:rsidR="00702399" w:rsidRDefault="00702399" w:rsidP="00F7302F">
                            <w:pPr>
                              <w:pStyle w:val="ACLRulerLeft"/>
                              <w:rPr>
                                <w:color w:val="A9A9A9"/>
                              </w:rPr>
                            </w:pPr>
                          </w:p>
                          <w:p w14:paraId="03DB9812" w14:textId="017AE174" w:rsidR="00702399" w:rsidRPr="00F7302F" w:rsidRDefault="00702399" w:rsidP="00121C29">
                            <w:pPr>
                              <w:pStyle w:val="ACLRulerLeft"/>
                              <w:ind w:left="0"/>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4203" id="Text Box 4" o:spid="_x0000_s1038" type="#_x0000_t202" style="position:absolute;left:0;text-align:left;margin-left:-1in;margin-top:-9.35pt;width:597.6pt;height:10in;z-index:-25165823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" filled="f" stroked="f">
                <v:textbox>
                  <w:txbxContent>
                    <w:tbl>
                      <w:tblPr>
                        <w:tblW w:w="11987" w:type="dxa"/>
                        <w:tblLook w:val="04A0" w:firstRow="1" w:lastRow="0" w:firstColumn="1" w:lastColumn="0" w:noHBand="0" w:noVBand="1"/>
                      </w:tblPr>
                      <w:tblGrid>
                        <w:gridCol w:w="5847"/>
                        <w:gridCol w:w="6140"/>
                      </w:tblGrid>
                      <w:tr w:rsidR="00702399" w:rsidRPr="00F7302F" w14:paraId="0A14D8E4" w14:textId="77777777" w:rsidTr="00060EA3">
                        <w:tc>
                          <w:tcPr>
                            <w:tcW w:w="5847" w:type="dxa"/>
                          </w:tcPr>
                          <w:p w14:paraId="7C4C3F69" w14:textId="6D936219" w:rsidR="00702399" w:rsidRPr="00F7302F" w:rsidRDefault="00702399" w:rsidP="001D56F1">
                            <w:pPr>
                              <w:pStyle w:val="ACLRulerLeft"/>
                              <w:rPr>
                                <w:color w:val="A9A9A9"/>
                              </w:rPr>
                            </w:pPr>
                          </w:p>
                        </w:tc>
                        <w:tc>
                          <w:tcPr>
                            <w:tcW w:w="6140" w:type="dxa"/>
                          </w:tcPr>
                          <w:p w14:paraId="710BAFA6" w14:textId="1A998E12" w:rsidR="00702399" w:rsidRPr="00F7302F" w:rsidRDefault="00702399" w:rsidP="00126C27">
                            <w:pPr>
                              <w:pStyle w:val="ACLRulerRight"/>
                              <w:rPr>
                                <w:color w:val="A9A9A9"/>
                              </w:rPr>
                            </w:pPr>
                          </w:p>
                          <w:p w14:paraId="685E70A8" w14:textId="77777777" w:rsidR="00702399" w:rsidRPr="00F7302F" w:rsidRDefault="00702399" w:rsidP="00126C27">
                            <w:pPr>
                              <w:pStyle w:val="ACLRulerRight"/>
                              <w:rPr>
                                <w:color w:val="A9A9A9"/>
                              </w:rPr>
                            </w:pPr>
                          </w:p>
                        </w:tc>
                      </w:tr>
                    </w:tbl>
                    <w:p w14:paraId="45C038C0" w14:textId="2C2D2817" w:rsidR="00702399" w:rsidRDefault="00702399" w:rsidP="00876962">
                      <w:pPr>
                        <w:pStyle w:val="ACLRulerLeft"/>
                        <w:ind w:left="0"/>
                        <w:rPr>
                          <w:color w:val="A9A9A9"/>
                        </w:rPr>
                      </w:pPr>
                    </w:p>
                    <w:p w14:paraId="1DC3DAA6" w14:textId="7DA7D177" w:rsidR="00702399" w:rsidRDefault="00702399" w:rsidP="00F7302F">
                      <w:pPr>
                        <w:pStyle w:val="ACLRulerLeft"/>
                        <w:rPr>
                          <w:color w:val="A9A9A9"/>
                        </w:rPr>
                      </w:pPr>
                    </w:p>
                    <w:p w14:paraId="2A1BC728" w14:textId="06B40601" w:rsidR="00702399" w:rsidRDefault="00702399" w:rsidP="00F7302F">
                      <w:pPr>
                        <w:pStyle w:val="ACLRulerLeft"/>
                        <w:rPr>
                          <w:color w:val="A9A9A9"/>
                        </w:rPr>
                      </w:pPr>
                    </w:p>
                    <w:p w14:paraId="4356F7E1" w14:textId="7A705052" w:rsidR="00702399" w:rsidRDefault="00702399" w:rsidP="00F7302F">
                      <w:pPr>
                        <w:pStyle w:val="ACLRulerLeft"/>
                        <w:rPr>
                          <w:color w:val="A9A9A9"/>
                        </w:rPr>
                      </w:pPr>
                    </w:p>
                    <w:p w14:paraId="41C654F9" w14:textId="70B69F9C" w:rsidR="00702399" w:rsidRDefault="00702399" w:rsidP="00F7302F">
                      <w:pPr>
                        <w:pStyle w:val="ACLRulerLeft"/>
                        <w:rPr>
                          <w:color w:val="A9A9A9"/>
                        </w:rPr>
                      </w:pPr>
                    </w:p>
                    <w:p w14:paraId="291604A1" w14:textId="4CBC7020" w:rsidR="00702399" w:rsidRDefault="00702399" w:rsidP="00F7302F">
                      <w:pPr>
                        <w:pStyle w:val="ACLRulerLeft"/>
                        <w:rPr>
                          <w:color w:val="A9A9A9"/>
                        </w:rPr>
                      </w:pPr>
                    </w:p>
                    <w:p w14:paraId="74265B15" w14:textId="7E811E33" w:rsidR="00702399" w:rsidRDefault="00702399" w:rsidP="00F7302F">
                      <w:pPr>
                        <w:pStyle w:val="ACLRulerLeft"/>
                        <w:rPr>
                          <w:color w:val="A9A9A9"/>
                        </w:rPr>
                      </w:pPr>
                    </w:p>
                    <w:p w14:paraId="3A70882F" w14:textId="0A253E15" w:rsidR="00702399" w:rsidRDefault="00702399" w:rsidP="00F7302F">
                      <w:pPr>
                        <w:pStyle w:val="ACLRulerLeft"/>
                        <w:rPr>
                          <w:color w:val="A9A9A9"/>
                        </w:rPr>
                      </w:pPr>
                    </w:p>
                    <w:p w14:paraId="51CB5849" w14:textId="0106CC41" w:rsidR="00702399" w:rsidRDefault="00702399" w:rsidP="00F7302F">
                      <w:pPr>
                        <w:pStyle w:val="ACLRulerLeft"/>
                        <w:rPr>
                          <w:color w:val="A9A9A9"/>
                        </w:rPr>
                      </w:pPr>
                    </w:p>
                    <w:p w14:paraId="7CD68405" w14:textId="4C93ACAD" w:rsidR="00702399" w:rsidRDefault="00702399" w:rsidP="00F7302F">
                      <w:pPr>
                        <w:pStyle w:val="ACLRulerLeft"/>
                        <w:rPr>
                          <w:color w:val="A9A9A9"/>
                        </w:rPr>
                      </w:pPr>
                    </w:p>
                    <w:p w14:paraId="58544DC6" w14:textId="35389878" w:rsidR="00702399" w:rsidRDefault="00702399" w:rsidP="00F7302F">
                      <w:pPr>
                        <w:pStyle w:val="ACLRulerLeft"/>
                        <w:rPr>
                          <w:color w:val="A9A9A9"/>
                        </w:rPr>
                      </w:pPr>
                    </w:p>
                    <w:p w14:paraId="573E10E1" w14:textId="031A670D" w:rsidR="00702399" w:rsidRDefault="00702399" w:rsidP="00F7302F">
                      <w:pPr>
                        <w:pStyle w:val="ACLRulerLeft"/>
                        <w:rPr>
                          <w:color w:val="A9A9A9"/>
                        </w:rPr>
                      </w:pPr>
                    </w:p>
                    <w:p w14:paraId="03DB9812" w14:textId="017AE174" w:rsidR="00702399" w:rsidRPr="00F7302F" w:rsidRDefault="00702399" w:rsidP="00121C29">
                      <w:pPr>
                        <w:pStyle w:val="ACLRulerLeft"/>
                        <w:ind w:left="0"/>
                        <w:rPr>
                          <w:color w:val="A9A9A9"/>
                        </w:rPr>
                      </w:pPr>
                    </w:p>
                  </w:txbxContent>
                </v:textbox>
                <w10:wrap anchorx="margin" anchory="margin"/>
              </v:shape>
            </w:pict>
          </mc:Fallback>
        </mc:AlternateContent>
      </w:r>
    </w:p>
    <w:p w14:paraId="02671448" w14:textId="77777777" w:rsidR="00A33BC6" w:rsidRDefault="00A33BC6" w:rsidP="004F4FD9"/>
    <w:p w14:paraId="4781C84D" w14:textId="77777777" w:rsidR="00A33BC6" w:rsidRDefault="00A33BC6" w:rsidP="004F4FD9"/>
    <w:p w14:paraId="58EE0A04" w14:textId="77777777" w:rsidR="00A33BC6" w:rsidRDefault="00A33BC6" w:rsidP="004F4FD9"/>
    <w:p w14:paraId="3F031657" w14:textId="77777777" w:rsidR="00A33BC6" w:rsidRDefault="00A33BC6" w:rsidP="004F4FD9"/>
    <w:p w14:paraId="747CEE1B" w14:textId="77777777" w:rsidR="00A33BC6" w:rsidRDefault="00A33BC6" w:rsidP="004F4FD9"/>
    <w:p w14:paraId="77C76E3A" w14:textId="77777777" w:rsidR="00A33BC6" w:rsidRDefault="00A33BC6" w:rsidP="004F4FD9"/>
    <w:p w14:paraId="38DCA0FB" w14:textId="77777777" w:rsidR="00A33BC6" w:rsidRDefault="00A33BC6" w:rsidP="004F4FD9"/>
    <w:p w14:paraId="07E6D4D5" w14:textId="77777777" w:rsidR="00072AEA" w:rsidRDefault="00072AEA" w:rsidP="003963F2"/>
    <w:p w14:paraId="3D7F9811" w14:textId="77777777" w:rsidR="00072AEA" w:rsidRDefault="00072AEA" w:rsidP="003963F2"/>
    <w:p w14:paraId="62F98FDA" w14:textId="77777777" w:rsidR="00072AEA" w:rsidRDefault="00072AEA" w:rsidP="003963F2"/>
    <w:p w14:paraId="1B108992" w14:textId="77777777" w:rsidR="00072AEA" w:rsidRDefault="00072AEA" w:rsidP="003963F2"/>
    <w:sectPr w:rsidR="00072AEA" w:rsidSect="00A83785">
      <w:type w:val="continuous"/>
      <w:pgSz w:w="11894" w:h="16819" w:code="1"/>
      <w:pgMar w:top="1411" w:right="1411" w:bottom="1411" w:left="1411" w:header="432" w:footer="576" w:gutter="0"/>
      <w:cols w:space="346"/>
      <w:vAlign w:val="center"/>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9D5000" w16cid:durableId="1F476B22"/>
  <w16cid:commentId w16cid:paraId="0490C80D" w16cid:durableId="1F476B9E"/>
  <w16cid:commentId w16cid:paraId="767F8AF4" w16cid:durableId="1F476C8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5214A" w14:textId="77777777" w:rsidR="000472EA" w:rsidRDefault="000472EA">
      <w:r>
        <w:separator/>
      </w:r>
    </w:p>
    <w:p w14:paraId="7C3AC39C" w14:textId="77777777" w:rsidR="000472EA" w:rsidRDefault="000472EA"/>
  </w:endnote>
  <w:endnote w:type="continuationSeparator" w:id="0">
    <w:p w14:paraId="450D5193" w14:textId="77777777" w:rsidR="000472EA" w:rsidRDefault="000472EA">
      <w:r>
        <w:continuationSeparator/>
      </w:r>
    </w:p>
    <w:p w14:paraId="2AFF5656" w14:textId="77777777" w:rsidR="000472EA" w:rsidRDefault="000472EA"/>
  </w:endnote>
  <w:endnote w:type="continuationNotice" w:id="1">
    <w:p w14:paraId="31036DBF" w14:textId="77777777" w:rsidR="000472EA" w:rsidRDefault="000472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38579" w14:textId="4FE3F825" w:rsidR="00702399" w:rsidRDefault="00702399" w:rsidP="002901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D3D9958" w14:textId="34D33A6B" w:rsidR="00702399" w:rsidRDefault="000472EA">
    <w:pPr>
      <w:pStyle w:val="Footer"/>
    </w:pPr>
    <w:sdt>
      <w:sdtPr>
        <w:id w:val="599760788"/>
        <w:placeholder>
          <w:docPart w:val="4EB4CA5222B9924D9E66674BC1FEC76F"/>
        </w:placeholder>
        <w:temporary/>
        <w:showingPlcHdr/>
      </w:sdtPr>
      <w:sdtEndPr/>
      <w:sdtContent>
        <w:r w:rsidR="00702399">
          <w:t>[Type text]</w:t>
        </w:r>
      </w:sdtContent>
    </w:sdt>
    <w:r w:rsidR="00702399">
      <w:ptab w:relativeTo="margin" w:alignment="center" w:leader="none"/>
    </w:r>
    <w:sdt>
      <w:sdtPr>
        <w:id w:val="1527142637"/>
        <w:placeholder>
          <w:docPart w:val="9E58425582589A44941A52F07E2539CA"/>
        </w:placeholder>
        <w:temporary/>
        <w:showingPlcHdr/>
      </w:sdtPr>
      <w:sdtEndPr/>
      <w:sdtContent>
        <w:r w:rsidR="00702399">
          <w:t>[Type text]</w:t>
        </w:r>
      </w:sdtContent>
    </w:sdt>
    <w:r w:rsidR="00702399">
      <w:ptab w:relativeTo="margin" w:alignment="right" w:leader="none"/>
    </w:r>
    <w:sdt>
      <w:sdtPr>
        <w:id w:val="-544217222"/>
        <w:placeholder>
          <w:docPart w:val="D336954920DAAD44822E393873484300"/>
        </w:placeholder>
        <w:temporary/>
        <w:showingPlcHdr/>
      </w:sdtPr>
      <w:sdtEndPr/>
      <w:sdtContent>
        <w:r w:rsidR="00702399">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8547E" w14:textId="7FF72973" w:rsidR="00702399" w:rsidRPr="00083188" w:rsidRDefault="00702399" w:rsidP="00947B9D">
    <w:pPr>
      <w:pStyle w:val="ACLSubmissionPageNumbering"/>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81708" w14:textId="77777777" w:rsidR="000472EA" w:rsidRDefault="000472EA" w:rsidP="00A56EDB">
      <w:pPr>
        <w:widowControl w:val="0"/>
        <w:spacing w:line="120" w:lineRule="auto"/>
      </w:pPr>
      <w:r>
        <w:separator/>
      </w:r>
    </w:p>
  </w:footnote>
  <w:footnote w:type="continuationSeparator" w:id="0">
    <w:p w14:paraId="3A1909B2" w14:textId="77777777" w:rsidR="000472EA" w:rsidRDefault="000472EA" w:rsidP="00A56EDB">
      <w:pPr>
        <w:widowControl w:val="0"/>
        <w:spacing w:line="120" w:lineRule="auto"/>
      </w:pPr>
      <w:r>
        <w:separator/>
      </w:r>
    </w:p>
  </w:footnote>
  <w:footnote w:type="continuationNotice" w:id="1">
    <w:p w14:paraId="2525F720" w14:textId="77777777" w:rsidR="000472EA" w:rsidRDefault="000472EA" w:rsidP="00A56EDB">
      <w:pPr>
        <w:widowControl w:val="0"/>
        <w:spacing w:line="120" w:lineRule="auto"/>
      </w:pPr>
      <w:r>
        <w:separator/>
      </w:r>
    </w:p>
  </w:footnote>
  <w:footnote w:id="2">
    <w:p w14:paraId="566A9AC9" w14:textId="2E6E5F8B" w:rsidR="00702399" w:rsidRDefault="00702399" w:rsidP="00C84D67">
      <w:pPr>
        <w:pStyle w:val="FootnoteText"/>
      </w:pPr>
      <w:r>
        <w:rPr>
          <w:rStyle w:val="FootnoteReference"/>
        </w:rPr>
        <w:footnoteRef/>
      </w:r>
      <w:r>
        <w:t xml:space="preserve"> information gain </w:t>
      </w:r>
      <w:r w:rsidRPr="00C013D0">
        <w:rPr>
          <w:sz w:val="16"/>
          <w:szCs w:val="18"/>
        </w:rPr>
        <w:t>IG(Fi) = H(B)−H(</w:t>
      </w:r>
      <w:proofErr w:type="spellStart"/>
      <w:r w:rsidRPr="00C013D0">
        <w:rPr>
          <w:sz w:val="16"/>
          <w:szCs w:val="18"/>
        </w:rPr>
        <w:t>B|Fi</w:t>
      </w:r>
      <w:proofErr w:type="spellEnd"/>
      <w:r w:rsidRPr="00C013D0">
        <w:rPr>
          <w:sz w:val="16"/>
          <w:szCs w:val="18"/>
        </w:rPr>
        <w:t xml:space="preserve">), </w:t>
      </w:r>
      <w:r>
        <w:t>where H denotes entropy, B is the random variable corresponding to the blog number, and Fi is the random</w:t>
      </w:r>
      <w:r w:rsidRPr="00C013D0">
        <w:t xml:space="preserve"> </w:t>
      </w:r>
      <w:r>
        <w:t xml:space="preserve">variable corresponding to feature </w:t>
      </w:r>
      <w:proofErr w:type="spellStart"/>
      <w:r>
        <w:t>i</w:t>
      </w:r>
      <w:proofErr w:type="spellEnd"/>
    </w:p>
  </w:footnote>
  <w:footnote w:id="3">
    <w:p w14:paraId="5E244F08" w14:textId="23F71434" w:rsidR="00702399" w:rsidRDefault="00702399" w:rsidP="00E12CA9">
      <w:pPr>
        <w:pStyle w:val="FootnoteText"/>
      </w:pPr>
      <w:r>
        <w:rPr>
          <w:rStyle w:val="FootnoteReference"/>
        </w:rPr>
        <w:footnoteRef/>
      </w:r>
      <w:r>
        <w:t xml:space="preserve"> </w:t>
      </w:r>
      <w:r>
        <w:rPr>
          <w:rFonts w:ascii="Helvetica" w:hAnsi="Helvetica" w:cs="Helvetica"/>
          <w:color w:val="555555"/>
          <w:sz w:val="23"/>
          <w:szCs w:val="23"/>
          <w:shd w:val="clear" w:color="auto" w:fill="FFFFFF"/>
        </w:rPr>
        <w:t> </w:t>
      </w:r>
      <w:r w:rsidRPr="00E12CA9">
        <w:t xml:space="preserve">stochastic gradient descent optimization algorithm that </w:t>
      </w:r>
      <w:r>
        <w:t xml:space="preserve">is used </w:t>
      </w:r>
      <w:r w:rsidRPr="00E12CA9">
        <w:t>to update n</w:t>
      </w:r>
      <w:r>
        <w:t>etwork weights iterative based o</w:t>
      </w:r>
      <w:r w:rsidRPr="00E12CA9">
        <w:t>n training data</w:t>
      </w:r>
    </w:p>
  </w:footnote>
  <w:footnote w:id="4">
    <w:p w14:paraId="1ED07805" w14:textId="64D40BB6" w:rsidR="00702399" w:rsidRDefault="00702399">
      <w:pPr>
        <w:pStyle w:val="FootnoteText"/>
      </w:pPr>
      <w:r>
        <w:rPr>
          <w:rStyle w:val="FootnoteReference"/>
        </w:rPr>
        <w:footnoteRef/>
      </w:r>
      <w:r>
        <w:t xml:space="preserve"> </w:t>
      </w:r>
      <w:r w:rsidRPr="00702399">
        <w:t>a tree diagram frequently used to illustrate the arrangement of the clusters produced by hierarchical clustering</w:t>
      </w:r>
    </w:p>
  </w:footnote>
  <w:footnote w:id="5">
    <w:p w14:paraId="212EAE5D" w14:textId="5B5F160D" w:rsidR="003017CB" w:rsidRDefault="003017CB">
      <w:pPr>
        <w:pStyle w:val="FootnoteText"/>
      </w:pPr>
      <w:r>
        <w:rPr>
          <w:rStyle w:val="FootnoteReference"/>
        </w:rPr>
        <w:footnoteRef/>
      </w:r>
      <w:r>
        <w:t xml:space="preserve"> </w:t>
      </w:r>
      <w:r w:rsidRPr="003017CB">
        <w:t>a "bottom up" approach: each observation starts in its own cluster, and pairs of clusters are merged as one moves up the hierarchy</w:t>
      </w:r>
    </w:p>
  </w:footnote>
  <w:footnote w:id="6">
    <w:p w14:paraId="6CAC0C89" w14:textId="4F115A52" w:rsidR="00702399" w:rsidRDefault="00702399">
      <w:pPr>
        <w:pStyle w:val="FootnoteText"/>
      </w:pPr>
      <w:r w:rsidRPr="00E0462A">
        <w:rPr>
          <w:rStyle w:val="FootnoteReference"/>
        </w:rPr>
        <w:footnoteRef/>
      </w:r>
      <w:r w:rsidRPr="00E0462A">
        <w:t xml:space="preserve"> </w:t>
      </w:r>
      <w:r w:rsidRPr="0033296D">
        <w:t>Group identity refers to a person’s sense of belonging to a particular group. At its core, the concept describes social influence within a group</w:t>
      </w:r>
      <w:r w:rsidRPr="00E0462A">
        <w:rPr>
          <w:rFonts w:ascii="Arial" w:hAnsi="Arial" w:cs="Arial"/>
          <w:sz w:val="14"/>
          <w:szCs w:val="1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4513E" w14:textId="77777777" w:rsidR="00702399" w:rsidRDefault="00702399" w:rsidP="00947B9D">
    <w:pPr>
      <w:rPr>
        <w:rFonts w:ascii="Arial" w:hAnsi="Arial" w:cs="Arial"/>
        <w:b/>
        <w:sz w:val="18"/>
      </w:rPr>
    </w:pPr>
  </w:p>
  <w:p w14:paraId="26ED76EA" w14:textId="77777777" w:rsidR="00702399" w:rsidRPr="00FE794D" w:rsidRDefault="00702399" w:rsidP="00FE794D">
    <w:pPr>
      <w:jc w:val="center"/>
      <w:rPr>
        <w:rFonts w:ascii="Arial" w:hAnsi="Arial" w:cs="Arial"/>
        <w:b/>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17B96"/>
    <w:multiLevelType w:val="multilevel"/>
    <w:tmpl w:val="F50C75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3865688"/>
    <w:multiLevelType w:val="multilevel"/>
    <w:tmpl w:val="83C0CA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F2036"/>
    <w:multiLevelType w:val="multilevel"/>
    <w:tmpl w:val="C6F4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E77F3"/>
    <w:multiLevelType w:val="multilevel"/>
    <w:tmpl w:val="0A7C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97AB1"/>
    <w:multiLevelType w:val="multilevel"/>
    <w:tmpl w:val="2ADCB95A"/>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657"/>
        </w:tabs>
        <w:ind w:left="657" w:hanging="567"/>
      </w:pPr>
      <w:rPr>
        <w:rFonts w:ascii="Times New Roman" w:hAnsi="Times New Roman" w:cs="Times New Roman" w:hint="default"/>
        <w:b/>
        <w:i w:val="0"/>
        <w:strike w:val="0"/>
        <w:dstrike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5" w15:restartNumberingAfterBreak="0">
    <w:nsid w:val="0EE76E04"/>
    <w:multiLevelType w:val="hybridMultilevel"/>
    <w:tmpl w:val="DFD469D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15F51D8E"/>
    <w:multiLevelType w:val="hybridMultilevel"/>
    <w:tmpl w:val="EF228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8F073C7"/>
    <w:multiLevelType w:val="multilevel"/>
    <w:tmpl w:val="F082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773CC"/>
    <w:multiLevelType w:val="hybridMultilevel"/>
    <w:tmpl w:val="28CC5DEE"/>
    <w:lvl w:ilvl="0" w:tplc="26E6A49E">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732" w:hanging="360"/>
      </w:pPr>
      <w:rPr>
        <w:rFonts w:ascii="Courier New" w:hAnsi="Courier New" w:cs="Courier New" w:hint="default"/>
      </w:rPr>
    </w:lvl>
    <w:lvl w:ilvl="2" w:tplc="04090005" w:tentative="1">
      <w:start w:val="1"/>
      <w:numFmt w:val="bullet"/>
      <w:lvlText w:val=""/>
      <w:lvlJc w:val="left"/>
      <w:pPr>
        <w:ind w:left="1452" w:hanging="360"/>
      </w:pPr>
      <w:rPr>
        <w:rFonts w:ascii="Wingdings" w:hAnsi="Wingdings" w:hint="default"/>
      </w:rPr>
    </w:lvl>
    <w:lvl w:ilvl="3" w:tplc="04090001" w:tentative="1">
      <w:start w:val="1"/>
      <w:numFmt w:val="bullet"/>
      <w:lvlText w:val=""/>
      <w:lvlJc w:val="left"/>
      <w:pPr>
        <w:ind w:left="2172" w:hanging="360"/>
      </w:pPr>
      <w:rPr>
        <w:rFonts w:ascii="Symbol" w:hAnsi="Symbol" w:hint="default"/>
      </w:rPr>
    </w:lvl>
    <w:lvl w:ilvl="4" w:tplc="04090003" w:tentative="1">
      <w:start w:val="1"/>
      <w:numFmt w:val="bullet"/>
      <w:lvlText w:val="o"/>
      <w:lvlJc w:val="left"/>
      <w:pPr>
        <w:ind w:left="2892" w:hanging="360"/>
      </w:pPr>
      <w:rPr>
        <w:rFonts w:ascii="Courier New" w:hAnsi="Courier New" w:cs="Courier New" w:hint="default"/>
      </w:rPr>
    </w:lvl>
    <w:lvl w:ilvl="5" w:tplc="04090005" w:tentative="1">
      <w:start w:val="1"/>
      <w:numFmt w:val="bullet"/>
      <w:lvlText w:val=""/>
      <w:lvlJc w:val="left"/>
      <w:pPr>
        <w:ind w:left="3612" w:hanging="360"/>
      </w:pPr>
      <w:rPr>
        <w:rFonts w:ascii="Wingdings" w:hAnsi="Wingdings" w:hint="default"/>
      </w:rPr>
    </w:lvl>
    <w:lvl w:ilvl="6" w:tplc="04090001" w:tentative="1">
      <w:start w:val="1"/>
      <w:numFmt w:val="bullet"/>
      <w:lvlText w:val=""/>
      <w:lvlJc w:val="left"/>
      <w:pPr>
        <w:ind w:left="4332" w:hanging="360"/>
      </w:pPr>
      <w:rPr>
        <w:rFonts w:ascii="Symbol" w:hAnsi="Symbol" w:hint="default"/>
      </w:rPr>
    </w:lvl>
    <w:lvl w:ilvl="7" w:tplc="04090003" w:tentative="1">
      <w:start w:val="1"/>
      <w:numFmt w:val="bullet"/>
      <w:lvlText w:val="o"/>
      <w:lvlJc w:val="left"/>
      <w:pPr>
        <w:ind w:left="5052" w:hanging="360"/>
      </w:pPr>
      <w:rPr>
        <w:rFonts w:ascii="Courier New" w:hAnsi="Courier New" w:cs="Courier New" w:hint="default"/>
      </w:rPr>
    </w:lvl>
    <w:lvl w:ilvl="8" w:tplc="04090005" w:tentative="1">
      <w:start w:val="1"/>
      <w:numFmt w:val="bullet"/>
      <w:lvlText w:val=""/>
      <w:lvlJc w:val="left"/>
      <w:pPr>
        <w:ind w:left="5772" w:hanging="360"/>
      </w:pPr>
      <w:rPr>
        <w:rFonts w:ascii="Wingdings" w:hAnsi="Wingdings" w:hint="default"/>
      </w:rPr>
    </w:lvl>
  </w:abstractNum>
  <w:abstractNum w:abstractNumId="10" w15:restartNumberingAfterBreak="0">
    <w:nsid w:val="2DA24C86"/>
    <w:multiLevelType w:val="multilevel"/>
    <w:tmpl w:val="F6E8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FC5C43"/>
    <w:multiLevelType w:val="hybridMultilevel"/>
    <w:tmpl w:val="9C44645A"/>
    <w:lvl w:ilvl="0" w:tplc="FFFFFFFF">
      <w:start w:val="1"/>
      <w:numFmt w:val="bullet"/>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2EE012B5"/>
    <w:multiLevelType w:val="multilevel"/>
    <w:tmpl w:val="42B43E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44"/>
        </w:tabs>
        <w:ind w:left="644" w:hanging="360"/>
      </w:pPr>
      <w:rPr>
        <w:rFonts w:ascii="Courier New" w:hAnsi="Courier New" w:hint="default"/>
        <w:color w:val="auto"/>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455B4E"/>
    <w:multiLevelType w:val="multilevel"/>
    <w:tmpl w:val="3356ED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C640427"/>
    <w:multiLevelType w:val="hybridMultilevel"/>
    <w:tmpl w:val="F9724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236A0A"/>
    <w:multiLevelType w:val="hybridMultilevel"/>
    <w:tmpl w:val="988CD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90BE6"/>
    <w:multiLevelType w:val="multilevel"/>
    <w:tmpl w:val="4CB8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47189"/>
    <w:multiLevelType w:val="hybridMultilevel"/>
    <w:tmpl w:val="DDE2A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0C27EC"/>
    <w:multiLevelType w:val="hybridMultilevel"/>
    <w:tmpl w:val="AB44DD9E"/>
    <w:lvl w:ilvl="0" w:tplc="0409000F">
      <w:start w:val="1"/>
      <w:numFmt w:val="decimal"/>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20" w15:restartNumberingAfterBreak="0">
    <w:nsid w:val="56DF64B2"/>
    <w:multiLevelType w:val="hybridMultilevel"/>
    <w:tmpl w:val="484C13E0"/>
    <w:lvl w:ilvl="0" w:tplc="26E6A49E">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A83138A"/>
    <w:multiLevelType w:val="multilevel"/>
    <w:tmpl w:val="979A5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1E4473"/>
    <w:multiLevelType w:val="hybridMultilevel"/>
    <w:tmpl w:val="4D08A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E93651"/>
    <w:multiLevelType w:val="multilevel"/>
    <w:tmpl w:val="F9D8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C9301E"/>
    <w:multiLevelType w:val="multilevel"/>
    <w:tmpl w:val="681099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65D01D8D"/>
    <w:multiLevelType w:val="multilevel"/>
    <w:tmpl w:val="C56C50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6A3F440A"/>
    <w:multiLevelType w:val="multilevel"/>
    <w:tmpl w:val="F50C75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6AE23B73"/>
    <w:multiLevelType w:val="hybridMultilevel"/>
    <w:tmpl w:val="EAAEC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41AA1"/>
    <w:multiLevelType w:val="hybridMultilevel"/>
    <w:tmpl w:val="7342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88594A"/>
    <w:multiLevelType w:val="multilevel"/>
    <w:tmpl w:val="5E22B2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E3297"/>
    <w:multiLevelType w:val="multilevel"/>
    <w:tmpl w:val="F94C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577386"/>
    <w:multiLevelType w:val="multilevel"/>
    <w:tmpl w:val="3DB4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7"/>
  </w:num>
  <w:num w:numId="4">
    <w:abstractNumId w:val="10"/>
  </w:num>
  <w:num w:numId="5">
    <w:abstractNumId w:val="17"/>
  </w:num>
  <w:num w:numId="6">
    <w:abstractNumId w:val="14"/>
  </w:num>
  <w:num w:numId="7">
    <w:abstractNumId w:val="21"/>
  </w:num>
  <w:num w:numId="8">
    <w:abstractNumId w:val="23"/>
  </w:num>
  <w:num w:numId="9">
    <w:abstractNumId w:val="3"/>
  </w:num>
  <w:num w:numId="10">
    <w:abstractNumId w:val="8"/>
  </w:num>
  <w:num w:numId="11">
    <w:abstractNumId w:val="31"/>
  </w:num>
  <w:num w:numId="12">
    <w:abstractNumId w:val="12"/>
  </w:num>
  <w:num w:numId="13">
    <w:abstractNumId w:val="1"/>
  </w:num>
  <w:num w:numId="14">
    <w:abstractNumId w:val="25"/>
  </w:num>
  <w:num w:numId="15">
    <w:abstractNumId w:val="24"/>
  </w:num>
  <w:num w:numId="16">
    <w:abstractNumId w:val="29"/>
    <w:lvlOverride w:ilvl="0">
      <w:lvl w:ilvl="0">
        <w:numFmt w:val="decimal"/>
        <w:lvlText w:val="%1."/>
        <w:lvlJc w:val="left"/>
      </w:lvl>
    </w:lvlOverride>
  </w:num>
  <w:num w:numId="17">
    <w:abstractNumId w:val="26"/>
  </w:num>
  <w:num w:numId="18">
    <w:abstractNumId w:val="2"/>
  </w:num>
  <w:num w:numId="19">
    <w:abstractNumId w:val="30"/>
  </w:num>
  <w:num w:numId="20">
    <w:abstractNumId w:val="5"/>
  </w:num>
  <w:num w:numId="21">
    <w:abstractNumId w:val="19"/>
  </w:num>
  <w:num w:numId="22">
    <w:abstractNumId w:val="18"/>
  </w:num>
  <w:num w:numId="23">
    <w:abstractNumId w:val="15"/>
  </w:num>
  <w:num w:numId="24">
    <w:abstractNumId w:val="0"/>
  </w:num>
  <w:num w:numId="25">
    <w:abstractNumId w:val="28"/>
  </w:num>
  <w:num w:numId="26">
    <w:abstractNumId w:val="27"/>
  </w:num>
  <w:num w:numId="27">
    <w:abstractNumId w:val="16"/>
  </w:num>
  <w:num w:numId="28">
    <w:abstractNumId w:val="11"/>
  </w:num>
  <w:num w:numId="29">
    <w:abstractNumId w:val="22"/>
  </w:num>
  <w:num w:numId="30">
    <w:abstractNumId w:val="6"/>
  </w:num>
  <w:num w:numId="31">
    <w:abstractNumId w:val="4"/>
  </w:num>
  <w:num w:numId="32">
    <w:abstractNumId w:val="4"/>
  </w:num>
  <w:num w:numId="33">
    <w:abstractNumId w:val="20"/>
  </w:num>
  <w:num w:numId="34">
    <w:abstractNumId w:val="9"/>
  </w:num>
  <w:num w:numId="35">
    <w:abstractNumId w:val="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om Vaingart">
    <w15:presenceInfo w15:providerId="None" w15:userId="Tom Vaingart"/>
  </w15:person>
  <w15:person w15:author="Shaubi Mann, Ayala">
    <w15:presenceInfo w15:providerId="AD" w15:userId="S-1-5-21-583907252-412668190-725345543-5411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SortMethod w:val="0000"/>
  <w:defaultTabStop w:val="708"/>
  <w:autoHyphenation/>
  <w:hyphenationZone w:val="14"/>
  <w:drawingGridHorizontalSpacing w:val="187"/>
  <w:drawingGridVerticalSpacing w:val="187"/>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68B"/>
    <w:rsid w:val="00000877"/>
    <w:rsid w:val="00000B55"/>
    <w:rsid w:val="00000D96"/>
    <w:rsid w:val="00001617"/>
    <w:rsid w:val="000023FB"/>
    <w:rsid w:val="00003CDA"/>
    <w:rsid w:val="00005853"/>
    <w:rsid w:val="00005BBA"/>
    <w:rsid w:val="00005BEB"/>
    <w:rsid w:val="00005E3F"/>
    <w:rsid w:val="000061A5"/>
    <w:rsid w:val="000063B7"/>
    <w:rsid w:val="000068A8"/>
    <w:rsid w:val="00006957"/>
    <w:rsid w:val="000072CD"/>
    <w:rsid w:val="00007428"/>
    <w:rsid w:val="00007742"/>
    <w:rsid w:val="00010881"/>
    <w:rsid w:val="00011E1D"/>
    <w:rsid w:val="000126C6"/>
    <w:rsid w:val="00012868"/>
    <w:rsid w:val="00012C1A"/>
    <w:rsid w:val="00012F5C"/>
    <w:rsid w:val="00012F93"/>
    <w:rsid w:val="00013BBD"/>
    <w:rsid w:val="00013DCF"/>
    <w:rsid w:val="00013F48"/>
    <w:rsid w:val="00014DA4"/>
    <w:rsid w:val="000160C9"/>
    <w:rsid w:val="00017D9A"/>
    <w:rsid w:val="00017EA2"/>
    <w:rsid w:val="00017FCB"/>
    <w:rsid w:val="000207B2"/>
    <w:rsid w:val="0002152A"/>
    <w:rsid w:val="00021BE7"/>
    <w:rsid w:val="0002208A"/>
    <w:rsid w:val="00022F43"/>
    <w:rsid w:val="000232EC"/>
    <w:rsid w:val="00023942"/>
    <w:rsid w:val="00023BFC"/>
    <w:rsid w:val="00023C35"/>
    <w:rsid w:val="0002402F"/>
    <w:rsid w:val="00024084"/>
    <w:rsid w:val="000241C2"/>
    <w:rsid w:val="000241E2"/>
    <w:rsid w:val="00024B94"/>
    <w:rsid w:val="00025524"/>
    <w:rsid w:val="00025592"/>
    <w:rsid w:val="00025A32"/>
    <w:rsid w:val="0002737B"/>
    <w:rsid w:val="000279C2"/>
    <w:rsid w:val="00027D81"/>
    <w:rsid w:val="00030275"/>
    <w:rsid w:val="00030DC5"/>
    <w:rsid w:val="00030F31"/>
    <w:rsid w:val="000313C0"/>
    <w:rsid w:val="000318DE"/>
    <w:rsid w:val="000333ED"/>
    <w:rsid w:val="00033861"/>
    <w:rsid w:val="00033C79"/>
    <w:rsid w:val="00035538"/>
    <w:rsid w:val="000355E5"/>
    <w:rsid w:val="000359DF"/>
    <w:rsid w:val="00035E7D"/>
    <w:rsid w:val="00036397"/>
    <w:rsid w:val="00036666"/>
    <w:rsid w:val="00037104"/>
    <w:rsid w:val="00037606"/>
    <w:rsid w:val="000377C3"/>
    <w:rsid w:val="00037C25"/>
    <w:rsid w:val="0004029E"/>
    <w:rsid w:val="000405AF"/>
    <w:rsid w:val="000409E2"/>
    <w:rsid w:val="0004165F"/>
    <w:rsid w:val="00041B89"/>
    <w:rsid w:val="00041E14"/>
    <w:rsid w:val="000429BA"/>
    <w:rsid w:val="00042D35"/>
    <w:rsid w:val="00042F57"/>
    <w:rsid w:val="00042FAA"/>
    <w:rsid w:val="00043166"/>
    <w:rsid w:val="00044560"/>
    <w:rsid w:val="0004488B"/>
    <w:rsid w:val="000469BE"/>
    <w:rsid w:val="000472EA"/>
    <w:rsid w:val="00047F45"/>
    <w:rsid w:val="000501E5"/>
    <w:rsid w:val="00050B67"/>
    <w:rsid w:val="00050FAB"/>
    <w:rsid w:val="0005150A"/>
    <w:rsid w:val="00051B5B"/>
    <w:rsid w:val="00052214"/>
    <w:rsid w:val="000524C5"/>
    <w:rsid w:val="00052A78"/>
    <w:rsid w:val="00054660"/>
    <w:rsid w:val="0005497E"/>
    <w:rsid w:val="00055A90"/>
    <w:rsid w:val="00055E3E"/>
    <w:rsid w:val="00055E92"/>
    <w:rsid w:val="00055E98"/>
    <w:rsid w:val="00056EED"/>
    <w:rsid w:val="0005751C"/>
    <w:rsid w:val="00057B33"/>
    <w:rsid w:val="00057BC2"/>
    <w:rsid w:val="00060EA3"/>
    <w:rsid w:val="000616BD"/>
    <w:rsid w:val="00061C94"/>
    <w:rsid w:val="0006292A"/>
    <w:rsid w:val="00062D85"/>
    <w:rsid w:val="000633EA"/>
    <w:rsid w:val="00063845"/>
    <w:rsid w:val="00063AAD"/>
    <w:rsid w:val="00064292"/>
    <w:rsid w:val="000645BB"/>
    <w:rsid w:val="00065093"/>
    <w:rsid w:val="00065629"/>
    <w:rsid w:val="0006572C"/>
    <w:rsid w:val="0006722E"/>
    <w:rsid w:val="00067262"/>
    <w:rsid w:val="00070663"/>
    <w:rsid w:val="00070665"/>
    <w:rsid w:val="00070965"/>
    <w:rsid w:val="00070BA2"/>
    <w:rsid w:val="000715F2"/>
    <w:rsid w:val="000722F6"/>
    <w:rsid w:val="00072448"/>
    <w:rsid w:val="00072589"/>
    <w:rsid w:val="000725D1"/>
    <w:rsid w:val="00072AEA"/>
    <w:rsid w:val="000732CF"/>
    <w:rsid w:val="00073E13"/>
    <w:rsid w:val="000741DF"/>
    <w:rsid w:val="00074474"/>
    <w:rsid w:val="0007570A"/>
    <w:rsid w:val="000762C3"/>
    <w:rsid w:val="000766F3"/>
    <w:rsid w:val="00076878"/>
    <w:rsid w:val="0008043F"/>
    <w:rsid w:val="000810F0"/>
    <w:rsid w:val="000813C1"/>
    <w:rsid w:val="00081B17"/>
    <w:rsid w:val="00081B19"/>
    <w:rsid w:val="00081F02"/>
    <w:rsid w:val="000829AE"/>
    <w:rsid w:val="0008305F"/>
    <w:rsid w:val="000830A1"/>
    <w:rsid w:val="00083188"/>
    <w:rsid w:val="00084F97"/>
    <w:rsid w:val="0008528B"/>
    <w:rsid w:val="00085E0B"/>
    <w:rsid w:val="0008608F"/>
    <w:rsid w:val="000868A6"/>
    <w:rsid w:val="000870FE"/>
    <w:rsid w:val="0008721B"/>
    <w:rsid w:val="00090586"/>
    <w:rsid w:val="00090940"/>
    <w:rsid w:val="00090C90"/>
    <w:rsid w:val="00090EA1"/>
    <w:rsid w:val="00092443"/>
    <w:rsid w:val="00092569"/>
    <w:rsid w:val="0009263C"/>
    <w:rsid w:val="00093054"/>
    <w:rsid w:val="00093514"/>
    <w:rsid w:val="00094123"/>
    <w:rsid w:val="00095DE8"/>
    <w:rsid w:val="00096095"/>
    <w:rsid w:val="00096DF3"/>
    <w:rsid w:val="00096E5D"/>
    <w:rsid w:val="00097BF3"/>
    <w:rsid w:val="000A19CC"/>
    <w:rsid w:val="000A2349"/>
    <w:rsid w:val="000A2865"/>
    <w:rsid w:val="000A3001"/>
    <w:rsid w:val="000A4139"/>
    <w:rsid w:val="000A4693"/>
    <w:rsid w:val="000A4774"/>
    <w:rsid w:val="000A55F9"/>
    <w:rsid w:val="000A56DB"/>
    <w:rsid w:val="000A5DF1"/>
    <w:rsid w:val="000A6E14"/>
    <w:rsid w:val="000A71CA"/>
    <w:rsid w:val="000A77A9"/>
    <w:rsid w:val="000B08D6"/>
    <w:rsid w:val="000B09D0"/>
    <w:rsid w:val="000B1D1F"/>
    <w:rsid w:val="000B247B"/>
    <w:rsid w:val="000B32CB"/>
    <w:rsid w:val="000B365A"/>
    <w:rsid w:val="000B4B5D"/>
    <w:rsid w:val="000B5BD5"/>
    <w:rsid w:val="000B5EAE"/>
    <w:rsid w:val="000B6FA7"/>
    <w:rsid w:val="000C067F"/>
    <w:rsid w:val="000C0F1A"/>
    <w:rsid w:val="000C1D90"/>
    <w:rsid w:val="000C28D7"/>
    <w:rsid w:val="000C2EBE"/>
    <w:rsid w:val="000C30C8"/>
    <w:rsid w:val="000C32D8"/>
    <w:rsid w:val="000C3EE2"/>
    <w:rsid w:val="000C40D8"/>
    <w:rsid w:val="000C49FD"/>
    <w:rsid w:val="000C595A"/>
    <w:rsid w:val="000C5C35"/>
    <w:rsid w:val="000C6E2D"/>
    <w:rsid w:val="000C6F9A"/>
    <w:rsid w:val="000C7008"/>
    <w:rsid w:val="000C7062"/>
    <w:rsid w:val="000C7394"/>
    <w:rsid w:val="000C73A3"/>
    <w:rsid w:val="000D008F"/>
    <w:rsid w:val="000D01EE"/>
    <w:rsid w:val="000D0205"/>
    <w:rsid w:val="000D074B"/>
    <w:rsid w:val="000D1246"/>
    <w:rsid w:val="000D15C8"/>
    <w:rsid w:val="000D1CD0"/>
    <w:rsid w:val="000D21AE"/>
    <w:rsid w:val="000D3111"/>
    <w:rsid w:val="000D3912"/>
    <w:rsid w:val="000D4016"/>
    <w:rsid w:val="000D4A7E"/>
    <w:rsid w:val="000D4B0E"/>
    <w:rsid w:val="000D4F76"/>
    <w:rsid w:val="000D52E8"/>
    <w:rsid w:val="000D580D"/>
    <w:rsid w:val="000D721A"/>
    <w:rsid w:val="000D79EA"/>
    <w:rsid w:val="000E025A"/>
    <w:rsid w:val="000E10DE"/>
    <w:rsid w:val="000E1448"/>
    <w:rsid w:val="000E2B6D"/>
    <w:rsid w:val="000E2C4E"/>
    <w:rsid w:val="000E30C3"/>
    <w:rsid w:val="000E384F"/>
    <w:rsid w:val="000E3C78"/>
    <w:rsid w:val="000E4C9E"/>
    <w:rsid w:val="000E5805"/>
    <w:rsid w:val="000E5AD4"/>
    <w:rsid w:val="000E5E58"/>
    <w:rsid w:val="000E6053"/>
    <w:rsid w:val="000E71E4"/>
    <w:rsid w:val="000E78FE"/>
    <w:rsid w:val="000E7F23"/>
    <w:rsid w:val="000F028B"/>
    <w:rsid w:val="000F04F5"/>
    <w:rsid w:val="000F08E4"/>
    <w:rsid w:val="000F0AED"/>
    <w:rsid w:val="000F1E99"/>
    <w:rsid w:val="000F2FA6"/>
    <w:rsid w:val="000F31DA"/>
    <w:rsid w:val="000F334A"/>
    <w:rsid w:val="000F338D"/>
    <w:rsid w:val="000F39F5"/>
    <w:rsid w:val="000F3BB0"/>
    <w:rsid w:val="000F4556"/>
    <w:rsid w:val="000F4D05"/>
    <w:rsid w:val="000F5369"/>
    <w:rsid w:val="000F5D2E"/>
    <w:rsid w:val="000F5F05"/>
    <w:rsid w:val="000F6607"/>
    <w:rsid w:val="000F70AF"/>
    <w:rsid w:val="000F7406"/>
    <w:rsid w:val="00100BE2"/>
    <w:rsid w:val="0010120F"/>
    <w:rsid w:val="0010121C"/>
    <w:rsid w:val="00101F35"/>
    <w:rsid w:val="00101FEA"/>
    <w:rsid w:val="00102070"/>
    <w:rsid w:val="0010220A"/>
    <w:rsid w:val="00103561"/>
    <w:rsid w:val="001047B0"/>
    <w:rsid w:val="00104A54"/>
    <w:rsid w:val="00104D57"/>
    <w:rsid w:val="00104F15"/>
    <w:rsid w:val="00105479"/>
    <w:rsid w:val="00105A86"/>
    <w:rsid w:val="001061D1"/>
    <w:rsid w:val="00106527"/>
    <w:rsid w:val="00106CDD"/>
    <w:rsid w:val="0010761A"/>
    <w:rsid w:val="001076E3"/>
    <w:rsid w:val="00107ACA"/>
    <w:rsid w:val="0011001B"/>
    <w:rsid w:val="00110D38"/>
    <w:rsid w:val="00111988"/>
    <w:rsid w:val="00112580"/>
    <w:rsid w:val="001125AE"/>
    <w:rsid w:val="00112635"/>
    <w:rsid w:val="00113432"/>
    <w:rsid w:val="001134CA"/>
    <w:rsid w:val="001136E1"/>
    <w:rsid w:val="00113894"/>
    <w:rsid w:val="00113AFD"/>
    <w:rsid w:val="00113F98"/>
    <w:rsid w:val="001145E0"/>
    <w:rsid w:val="00115D96"/>
    <w:rsid w:val="00116AC5"/>
    <w:rsid w:val="00117039"/>
    <w:rsid w:val="001179F6"/>
    <w:rsid w:val="00117D8A"/>
    <w:rsid w:val="00120971"/>
    <w:rsid w:val="00120F0A"/>
    <w:rsid w:val="001211A4"/>
    <w:rsid w:val="00121AA6"/>
    <w:rsid w:val="00121B4D"/>
    <w:rsid w:val="00121C29"/>
    <w:rsid w:val="0012208E"/>
    <w:rsid w:val="00122366"/>
    <w:rsid w:val="0012340F"/>
    <w:rsid w:val="00123A9C"/>
    <w:rsid w:val="001244A7"/>
    <w:rsid w:val="00124789"/>
    <w:rsid w:val="00125143"/>
    <w:rsid w:val="00125861"/>
    <w:rsid w:val="00126077"/>
    <w:rsid w:val="001260DE"/>
    <w:rsid w:val="00126C27"/>
    <w:rsid w:val="00127666"/>
    <w:rsid w:val="001279F2"/>
    <w:rsid w:val="00130246"/>
    <w:rsid w:val="001306A9"/>
    <w:rsid w:val="0013104F"/>
    <w:rsid w:val="00131083"/>
    <w:rsid w:val="0013160D"/>
    <w:rsid w:val="00132099"/>
    <w:rsid w:val="00133015"/>
    <w:rsid w:val="001335BE"/>
    <w:rsid w:val="00133ABB"/>
    <w:rsid w:val="0013413B"/>
    <w:rsid w:val="0013507A"/>
    <w:rsid w:val="00135549"/>
    <w:rsid w:val="00135C1E"/>
    <w:rsid w:val="00136F82"/>
    <w:rsid w:val="001433DD"/>
    <w:rsid w:val="00143B69"/>
    <w:rsid w:val="00143EA1"/>
    <w:rsid w:val="00143ED2"/>
    <w:rsid w:val="00144A3A"/>
    <w:rsid w:val="00144BF7"/>
    <w:rsid w:val="00145CB3"/>
    <w:rsid w:val="0014621B"/>
    <w:rsid w:val="0014687A"/>
    <w:rsid w:val="00146F30"/>
    <w:rsid w:val="00146FE1"/>
    <w:rsid w:val="001475A1"/>
    <w:rsid w:val="0014781D"/>
    <w:rsid w:val="00147A69"/>
    <w:rsid w:val="00150258"/>
    <w:rsid w:val="00151647"/>
    <w:rsid w:val="001523F4"/>
    <w:rsid w:val="00152433"/>
    <w:rsid w:val="00152E62"/>
    <w:rsid w:val="001530B0"/>
    <w:rsid w:val="0015332A"/>
    <w:rsid w:val="00153E7B"/>
    <w:rsid w:val="00154035"/>
    <w:rsid w:val="001542FF"/>
    <w:rsid w:val="00155044"/>
    <w:rsid w:val="00155080"/>
    <w:rsid w:val="001550DA"/>
    <w:rsid w:val="001558AF"/>
    <w:rsid w:val="00155914"/>
    <w:rsid w:val="00156072"/>
    <w:rsid w:val="00156C3B"/>
    <w:rsid w:val="00157576"/>
    <w:rsid w:val="00157FDB"/>
    <w:rsid w:val="00161341"/>
    <w:rsid w:val="00161956"/>
    <w:rsid w:val="00161BF6"/>
    <w:rsid w:val="00161CA4"/>
    <w:rsid w:val="001623F4"/>
    <w:rsid w:val="00162B6F"/>
    <w:rsid w:val="001637BB"/>
    <w:rsid w:val="00163F19"/>
    <w:rsid w:val="001640C1"/>
    <w:rsid w:val="00164540"/>
    <w:rsid w:val="001651E9"/>
    <w:rsid w:val="001655F3"/>
    <w:rsid w:val="001656FB"/>
    <w:rsid w:val="00165701"/>
    <w:rsid w:val="001661CA"/>
    <w:rsid w:val="00166C9C"/>
    <w:rsid w:val="00166EBC"/>
    <w:rsid w:val="001670FA"/>
    <w:rsid w:val="00167C49"/>
    <w:rsid w:val="00170398"/>
    <w:rsid w:val="001712FD"/>
    <w:rsid w:val="001729AB"/>
    <w:rsid w:val="00174214"/>
    <w:rsid w:val="00174811"/>
    <w:rsid w:val="0017491A"/>
    <w:rsid w:val="00175971"/>
    <w:rsid w:val="00176848"/>
    <w:rsid w:val="00176B31"/>
    <w:rsid w:val="00177C28"/>
    <w:rsid w:val="00177C95"/>
    <w:rsid w:val="001801A5"/>
    <w:rsid w:val="0018092C"/>
    <w:rsid w:val="00180B3A"/>
    <w:rsid w:val="00180D67"/>
    <w:rsid w:val="00180DB3"/>
    <w:rsid w:val="00180E19"/>
    <w:rsid w:val="0018144E"/>
    <w:rsid w:val="001819BD"/>
    <w:rsid w:val="00182442"/>
    <w:rsid w:val="001826DD"/>
    <w:rsid w:val="00182F1C"/>
    <w:rsid w:val="00184C6B"/>
    <w:rsid w:val="00186DC9"/>
    <w:rsid w:val="00186ECB"/>
    <w:rsid w:val="0018744C"/>
    <w:rsid w:val="00187903"/>
    <w:rsid w:val="0019077D"/>
    <w:rsid w:val="001907B8"/>
    <w:rsid w:val="00190DE7"/>
    <w:rsid w:val="0019163B"/>
    <w:rsid w:val="00191D44"/>
    <w:rsid w:val="001925F3"/>
    <w:rsid w:val="00192E40"/>
    <w:rsid w:val="001934BA"/>
    <w:rsid w:val="00193522"/>
    <w:rsid w:val="00193A1F"/>
    <w:rsid w:val="00193C1A"/>
    <w:rsid w:val="00194176"/>
    <w:rsid w:val="0019444C"/>
    <w:rsid w:val="001947EB"/>
    <w:rsid w:val="00195877"/>
    <w:rsid w:val="001979F1"/>
    <w:rsid w:val="001A02D4"/>
    <w:rsid w:val="001A0773"/>
    <w:rsid w:val="001A146D"/>
    <w:rsid w:val="001A1781"/>
    <w:rsid w:val="001A17E3"/>
    <w:rsid w:val="001A30EF"/>
    <w:rsid w:val="001A3BDA"/>
    <w:rsid w:val="001A46EA"/>
    <w:rsid w:val="001A4D66"/>
    <w:rsid w:val="001A5B6A"/>
    <w:rsid w:val="001A5F14"/>
    <w:rsid w:val="001A6640"/>
    <w:rsid w:val="001A6A2C"/>
    <w:rsid w:val="001A6BAE"/>
    <w:rsid w:val="001A74BB"/>
    <w:rsid w:val="001B0035"/>
    <w:rsid w:val="001B0C7B"/>
    <w:rsid w:val="001B0F74"/>
    <w:rsid w:val="001B196F"/>
    <w:rsid w:val="001B2D60"/>
    <w:rsid w:val="001B2E67"/>
    <w:rsid w:val="001B4123"/>
    <w:rsid w:val="001B4D7A"/>
    <w:rsid w:val="001B5C3B"/>
    <w:rsid w:val="001B6594"/>
    <w:rsid w:val="001B6EA1"/>
    <w:rsid w:val="001C11A1"/>
    <w:rsid w:val="001C11A6"/>
    <w:rsid w:val="001C1435"/>
    <w:rsid w:val="001C18F0"/>
    <w:rsid w:val="001C2454"/>
    <w:rsid w:val="001C2964"/>
    <w:rsid w:val="001C2B11"/>
    <w:rsid w:val="001C3639"/>
    <w:rsid w:val="001C3BDC"/>
    <w:rsid w:val="001C40D6"/>
    <w:rsid w:val="001C461A"/>
    <w:rsid w:val="001C5522"/>
    <w:rsid w:val="001C562D"/>
    <w:rsid w:val="001C5777"/>
    <w:rsid w:val="001C5BCC"/>
    <w:rsid w:val="001C5D6A"/>
    <w:rsid w:val="001C6771"/>
    <w:rsid w:val="001C68A4"/>
    <w:rsid w:val="001C6D63"/>
    <w:rsid w:val="001C6D9F"/>
    <w:rsid w:val="001C7386"/>
    <w:rsid w:val="001C7620"/>
    <w:rsid w:val="001C7A0C"/>
    <w:rsid w:val="001D09FB"/>
    <w:rsid w:val="001D0CB4"/>
    <w:rsid w:val="001D0E0A"/>
    <w:rsid w:val="001D1897"/>
    <w:rsid w:val="001D270A"/>
    <w:rsid w:val="001D2EAF"/>
    <w:rsid w:val="001D4A61"/>
    <w:rsid w:val="001D5329"/>
    <w:rsid w:val="001D5389"/>
    <w:rsid w:val="001D53A2"/>
    <w:rsid w:val="001D56F1"/>
    <w:rsid w:val="001D60A9"/>
    <w:rsid w:val="001D67BB"/>
    <w:rsid w:val="001D7365"/>
    <w:rsid w:val="001D73D5"/>
    <w:rsid w:val="001D782B"/>
    <w:rsid w:val="001E050A"/>
    <w:rsid w:val="001E11B0"/>
    <w:rsid w:val="001E15C3"/>
    <w:rsid w:val="001E1A92"/>
    <w:rsid w:val="001E1C9A"/>
    <w:rsid w:val="001E1EF3"/>
    <w:rsid w:val="001E2443"/>
    <w:rsid w:val="001E319C"/>
    <w:rsid w:val="001E3750"/>
    <w:rsid w:val="001E3DE6"/>
    <w:rsid w:val="001E4DC3"/>
    <w:rsid w:val="001E6013"/>
    <w:rsid w:val="001E64AE"/>
    <w:rsid w:val="001E65C3"/>
    <w:rsid w:val="001E6706"/>
    <w:rsid w:val="001E75E3"/>
    <w:rsid w:val="001F096A"/>
    <w:rsid w:val="001F0A1D"/>
    <w:rsid w:val="001F1375"/>
    <w:rsid w:val="001F1C78"/>
    <w:rsid w:val="001F29B2"/>
    <w:rsid w:val="001F38CF"/>
    <w:rsid w:val="001F3966"/>
    <w:rsid w:val="001F4850"/>
    <w:rsid w:val="001F6A23"/>
    <w:rsid w:val="001F6A47"/>
    <w:rsid w:val="001F6F54"/>
    <w:rsid w:val="00200275"/>
    <w:rsid w:val="00200314"/>
    <w:rsid w:val="002007AA"/>
    <w:rsid w:val="00200B36"/>
    <w:rsid w:val="0020165D"/>
    <w:rsid w:val="0020212E"/>
    <w:rsid w:val="00202193"/>
    <w:rsid w:val="00202B85"/>
    <w:rsid w:val="00203C20"/>
    <w:rsid w:val="00203DEE"/>
    <w:rsid w:val="00203FFD"/>
    <w:rsid w:val="00204162"/>
    <w:rsid w:val="00204596"/>
    <w:rsid w:val="00204B1E"/>
    <w:rsid w:val="0020507F"/>
    <w:rsid w:val="0020606D"/>
    <w:rsid w:val="002063BD"/>
    <w:rsid w:val="00206462"/>
    <w:rsid w:val="00206AFB"/>
    <w:rsid w:val="0020708A"/>
    <w:rsid w:val="0020708F"/>
    <w:rsid w:val="002070A0"/>
    <w:rsid w:val="002070FD"/>
    <w:rsid w:val="002072FA"/>
    <w:rsid w:val="00207451"/>
    <w:rsid w:val="00210340"/>
    <w:rsid w:val="00210D5A"/>
    <w:rsid w:val="00210E93"/>
    <w:rsid w:val="0021104A"/>
    <w:rsid w:val="002114FD"/>
    <w:rsid w:val="00212527"/>
    <w:rsid w:val="00212715"/>
    <w:rsid w:val="00212753"/>
    <w:rsid w:val="00213F31"/>
    <w:rsid w:val="002140CB"/>
    <w:rsid w:val="002142C7"/>
    <w:rsid w:val="0021434D"/>
    <w:rsid w:val="0021449C"/>
    <w:rsid w:val="00214D0B"/>
    <w:rsid w:val="0021579C"/>
    <w:rsid w:val="00215E1F"/>
    <w:rsid w:val="002163E7"/>
    <w:rsid w:val="00216AF3"/>
    <w:rsid w:val="002209D0"/>
    <w:rsid w:val="00220C1C"/>
    <w:rsid w:val="00220D28"/>
    <w:rsid w:val="00220F5F"/>
    <w:rsid w:val="00221341"/>
    <w:rsid w:val="00221C71"/>
    <w:rsid w:val="00222460"/>
    <w:rsid w:val="00223037"/>
    <w:rsid w:val="0022330B"/>
    <w:rsid w:val="002233F8"/>
    <w:rsid w:val="0022399F"/>
    <w:rsid w:val="00223DC1"/>
    <w:rsid w:val="002241A8"/>
    <w:rsid w:val="0022462F"/>
    <w:rsid w:val="002253E2"/>
    <w:rsid w:val="00225AA6"/>
    <w:rsid w:val="00225FEB"/>
    <w:rsid w:val="002263B1"/>
    <w:rsid w:val="0022773E"/>
    <w:rsid w:val="00230419"/>
    <w:rsid w:val="00230792"/>
    <w:rsid w:val="00231525"/>
    <w:rsid w:val="00233BD5"/>
    <w:rsid w:val="00234BBE"/>
    <w:rsid w:val="00235855"/>
    <w:rsid w:val="00235A76"/>
    <w:rsid w:val="00235B8B"/>
    <w:rsid w:val="00235C1C"/>
    <w:rsid w:val="00236B0D"/>
    <w:rsid w:val="00237910"/>
    <w:rsid w:val="002408C3"/>
    <w:rsid w:val="00241829"/>
    <w:rsid w:val="00242AF4"/>
    <w:rsid w:val="00243398"/>
    <w:rsid w:val="00243445"/>
    <w:rsid w:val="002435A6"/>
    <w:rsid w:val="00243AA3"/>
    <w:rsid w:val="002443B8"/>
    <w:rsid w:val="00244878"/>
    <w:rsid w:val="00244CAD"/>
    <w:rsid w:val="0024617B"/>
    <w:rsid w:val="00246291"/>
    <w:rsid w:val="00246A3B"/>
    <w:rsid w:val="002474A2"/>
    <w:rsid w:val="0024756A"/>
    <w:rsid w:val="002522B6"/>
    <w:rsid w:val="0025278A"/>
    <w:rsid w:val="002534B8"/>
    <w:rsid w:val="00253EFC"/>
    <w:rsid w:val="002543AF"/>
    <w:rsid w:val="00254F7E"/>
    <w:rsid w:val="002552DE"/>
    <w:rsid w:val="00255301"/>
    <w:rsid w:val="00255545"/>
    <w:rsid w:val="00255EFF"/>
    <w:rsid w:val="00256094"/>
    <w:rsid w:val="00256C18"/>
    <w:rsid w:val="0025719C"/>
    <w:rsid w:val="00257D7D"/>
    <w:rsid w:val="00257DFB"/>
    <w:rsid w:val="00260767"/>
    <w:rsid w:val="00262352"/>
    <w:rsid w:val="002631C8"/>
    <w:rsid w:val="00263838"/>
    <w:rsid w:val="002639B3"/>
    <w:rsid w:val="0026405D"/>
    <w:rsid w:val="0026423F"/>
    <w:rsid w:val="00264FA3"/>
    <w:rsid w:val="00265DC6"/>
    <w:rsid w:val="002661B4"/>
    <w:rsid w:val="00266F6E"/>
    <w:rsid w:val="002676EE"/>
    <w:rsid w:val="00267892"/>
    <w:rsid w:val="00270A29"/>
    <w:rsid w:val="0027176F"/>
    <w:rsid w:val="00272D2A"/>
    <w:rsid w:val="00272E1C"/>
    <w:rsid w:val="00272EEF"/>
    <w:rsid w:val="00273706"/>
    <w:rsid w:val="00273F26"/>
    <w:rsid w:val="00274620"/>
    <w:rsid w:val="00274AFD"/>
    <w:rsid w:val="00275951"/>
    <w:rsid w:val="00275DCF"/>
    <w:rsid w:val="00275F76"/>
    <w:rsid w:val="002767D7"/>
    <w:rsid w:val="002767F1"/>
    <w:rsid w:val="00276BBF"/>
    <w:rsid w:val="00277425"/>
    <w:rsid w:val="00277432"/>
    <w:rsid w:val="00277C89"/>
    <w:rsid w:val="00277FD4"/>
    <w:rsid w:val="00280835"/>
    <w:rsid w:val="0028119A"/>
    <w:rsid w:val="0028214E"/>
    <w:rsid w:val="002830D5"/>
    <w:rsid w:val="002838AA"/>
    <w:rsid w:val="00283932"/>
    <w:rsid w:val="002856EC"/>
    <w:rsid w:val="00286341"/>
    <w:rsid w:val="002868A7"/>
    <w:rsid w:val="0028757D"/>
    <w:rsid w:val="00287CB3"/>
    <w:rsid w:val="00290135"/>
    <w:rsid w:val="002904CE"/>
    <w:rsid w:val="002916DE"/>
    <w:rsid w:val="00292512"/>
    <w:rsid w:val="00292CD0"/>
    <w:rsid w:val="002931E8"/>
    <w:rsid w:val="00294975"/>
    <w:rsid w:val="00294F61"/>
    <w:rsid w:val="00295C4E"/>
    <w:rsid w:val="00295C72"/>
    <w:rsid w:val="0029676B"/>
    <w:rsid w:val="00296C65"/>
    <w:rsid w:val="00296DAB"/>
    <w:rsid w:val="002975BB"/>
    <w:rsid w:val="00297CBF"/>
    <w:rsid w:val="002A12E9"/>
    <w:rsid w:val="002A17C4"/>
    <w:rsid w:val="002A246A"/>
    <w:rsid w:val="002A3F3F"/>
    <w:rsid w:val="002A4F21"/>
    <w:rsid w:val="002A5AB3"/>
    <w:rsid w:val="002A6937"/>
    <w:rsid w:val="002A705A"/>
    <w:rsid w:val="002B00DB"/>
    <w:rsid w:val="002B069D"/>
    <w:rsid w:val="002B1BE2"/>
    <w:rsid w:val="002B1F09"/>
    <w:rsid w:val="002B221D"/>
    <w:rsid w:val="002B2572"/>
    <w:rsid w:val="002B2623"/>
    <w:rsid w:val="002B277F"/>
    <w:rsid w:val="002B29D8"/>
    <w:rsid w:val="002B33EF"/>
    <w:rsid w:val="002B3756"/>
    <w:rsid w:val="002B4263"/>
    <w:rsid w:val="002B4304"/>
    <w:rsid w:val="002B4A68"/>
    <w:rsid w:val="002B5428"/>
    <w:rsid w:val="002B55F5"/>
    <w:rsid w:val="002B61D5"/>
    <w:rsid w:val="002B6B2A"/>
    <w:rsid w:val="002B6B41"/>
    <w:rsid w:val="002B7BC5"/>
    <w:rsid w:val="002B7CD2"/>
    <w:rsid w:val="002C0755"/>
    <w:rsid w:val="002C08E7"/>
    <w:rsid w:val="002C0BD6"/>
    <w:rsid w:val="002C0EF1"/>
    <w:rsid w:val="002C1C6F"/>
    <w:rsid w:val="002C1EBB"/>
    <w:rsid w:val="002C24BC"/>
    <w:rsid w:val="002C3062"/>
    <w:rsid w:val="002C382D"/>
    <w:rsid w:val="002C3B02"/>
    <w:rsid w:val="002C5622"/>
    <w:rsid w:val="002C575F"/>
    <w:rsid w:val="002C606A"/>
    <w:rsid w:val="002C67E1"/>
    <w:rsid w:val="002C7D3F"/>
    <w:rsid w:val="002D0539"/>
    <w:rsid w:val="002D0EAE"/>
    <w:rsid w:val="002D156B"/>
    <w:rsid w:val="002D17F9"/>
    <w:rsid w:val="002D2226"/>
    <w:rsid w:val="002D44D2"/>
    <w:rsid w:val="002D4866"/>
    <w:rsid w:val="002D4E1A"/>
    <w:rsid w:val="002D5188"/>
    <w:rsid w:val="002D6316"/>
    <w:rsid w:val="002D6BED"/>
    <w:rsid w:val="002D717E"/>
    <w:rsid w:val="002D71FA"/>
    <w:rsid w:val="002D7334"/>
    <w:rsid w:val="002D7766"/>
    <w:rsid w:val="002E078C"/>
    <w:rsid w:val="002E314F"/>
    <w:rsid w:val="002E36B5"/>
    <w:rsid w:val="002E4106"/>
    <w:rsid w:val="002E42F3"/>
    <w:rsid w:val="002E449C"/>
    <w:rsid w:val="002E46A5"/>
    <w:rsid w:val="002E470C"/>
    <w:rsid w:val="002E4AC5"/>
    <w:rsid w:val="002E4FD2"/>
    <w:rsid w:val="002E5CAF"/>
    <w:rsid w:val="002E5E4B"/>
    <w:rsid w:val="002E5EC4"/>
    <w:rsid w:val="002E61C8"/>
    <w:rsid w:val="002E706A"/>
    <w:rsid w:val="002E71D3"/>
    <w:rsid w:val="002F0160"/>
    <w:rsid w:val="002F1000"/>
    <w:rsid w:val="002F17E4"/>
    <w:rsid w:val="002F29FC"/>
    <w:rsid w:val="002F2D99"/>
    <w:rsid w:val="002F41C0"/>
    <w:rsid w:val="002F44AE"/>
    <w:rsid w:val="002F4E24"/>
    <w:rsid w:val="002F503B"/>
    <w:rsid w:val="002F50D9"/>
    <w:rsid w:val="002F5157"/>
    <w:rsid w:val="002F52D5"/>
    <w:rsid w:val="002F5435"/>
    <w:rsid w:val="002F593D"/>
    <w:rsid w:val="002F5971"/>
    <w:rsid w:val="002F642D"/>
    <w:rsid w:val="002F6662"/>
    <w:rsid w:val="002F6767"/>
    <w:rsid w:val="002F67E9"/>
    <w:rsid w:val="002F6DB9"/>
    <w:rsid w:val="002F7C35"/>
    <w:rsid w:val="00300281"/>
    <w:rsid w:val="0030166B"/>
    <w:rsid w:val="003017CB"/>
    <w:rsid w:val="00301E10"/>
    <w:rsid w:val="003021FD"/>
    <w:rsid w:val="003024C3"/>
    <w:rsid w:val="00302EEA"/>
    <w:rsid w:val="00304129"/>
    <w:rsid w:val="003041EE"/>
    <w:rsid w:val="0030444B"/>
    <w:rsid w:val="003045AE"/>
    <w:rsid w:val="00304B1A"/>
    <w:rsid w:val="0030573C"/>
    <w:rsid w:val="00305862"/>
    <w:rsid w:val="00305F1C"/>
    <w:rsid w:val="00305FD3"/>
    <w:rsid w:val="0030652E"/>
    <w:rsid w:val="003069FC"/>
    <w:rsid w:val="00306B13"/>
    <w:rsid w:val="00307210"/>
    <w:rsid w:val="00310288"/>
    <w:rsid w:val="00311BBC"/>
    <w:rsid w:val="003120CE"/>
    <w:rsid w:val="00312150"/>
    <w:rsid w:val="003122AD"/>
    <w:rsid w:val="003124B5"/>
    <w:rsid w:val="0031358B"/>
    <w:rsid w:val="00313D59"/>
    <w:rsid w:val="00313F48"/>
    <w:rsid w:val="003142BA"/>
    <w:rsid w:val="003147D6"/>
    <w:rsid w:val="00314F59"/>
    <w:rsid w:val="0031630E"/>
    <w:rsid w:val="003165C6"/>
    <w:rsid w:val="00316937"/>
    <w:rsid w:val="003176CA"/>
    <w:rsid w:val="003178FE"/>
    <w:rsid w:val="00317C6B"/>
    <w:rsid w:val="00320ED7"/>
    <w:rsid w:val="00321038"/>
    <w:rsid w:val="00321B5A"/>
    <w:rsid w:val="003227ED"/>
    <w:rsid w:val="00322F04"/>
    <w:rsid w:val="0032332B"/>
    <w:rsid w:val="00323898"/>
    <w:rsid w:val="00323A84"/>
    <w:rsid w:val="00323ACC"/>
    <w:rsid w:val="003241BA"/>
    <w:rsid w:val="00324AC3"/>
    <w:rsid w:val="00325F51"/>
    <w:rsid w:val="003263B3"/>
    <w:rsid w:val="003267DD"/>
    <w:rsid w:val="00326A89"/>
    <w:rsid w:val="00330D3F"/>
    <w:rsid w:val="003317F5"/>
    <w:rsid w:val="0033296D"/>
    <w:rsid w:val="00332F5F"/>
    <w:rsid w:val="00333120"/>
    <w:rsid w:val="00333EDC"/>
    <w:rsid w:val="00334A88"/>
    <w:rsid w:val="00335092"/>
    <w:rsid w:val="0033587D"/>
    <w:rsid w:val="00335BA5"/>
    <w:rsid w:val="003364A3"/>
    <w:rsid w:val="003369C2"/>
    <w:rsid w:val="003371D7"/>
    <w:rsid w:val="0033728D"/>
    <w:rsid w:val="00337B42"/>
    <w:rsid w:val="003400CC"/>
    <w:rsid w:val="003401F8"/>
    <w:rsid w:val="0034063B"/>
    <w:rsid w:val="00340732"/>
    <w:rsid w:val="003409A7"/>
    <w:rsid w:val="00341098"/>
    <w:rsid w:val="00341D10"/>
    <w:rsid w:val="00342653"/>
    <w:rsid w:val="00342FCB"/>
    <w:rsid w:val="00343966"/>
    <w:rsid w:val="00344750"/>
    <w:rsid w:val="0034522D"/>
    <w:rsid w:val="0034529E"/>
    <w:rsid w:val="00345534"/>
    <w:rsid w:val="0034595A"/>
    <w:rsid w:val="00345D20"/>
    <w:rsid w:val="003461FB"/>
    <w:rsid w:val="003463E2"/>
    <w:rsid w:val="00346FA9"/>
    <w:rsid w:val="00347CF8"/>
    <w:rsid w:val="00350A3B"/>
    <w:rsid w:val="0035203E"/>
    <w:rsid w:val="00352A23"/>
    <w:rsid w:val="00352E45"/>
    <w:rsid w:val="00353A1B"/>
    <w:rsid w:val="00353CD8"/>
    <w:rsid w:val="0035475A"/>
    <w:rsid w:val="00354C78"/>
    <w:rsid w:val="00355AC5"/>
    <w:rsid w:val="0035667A"/>
    <w:rsid w:val="00356CF3"/>
    <w:rsid w:val="00356D5D"/>
    <w:rsid w:val="00356F1F"/>
    <w:rsid w:val="00356F33"/>
    <w:rsid w:val="003572A2"/>
    <w:rsid w:val="00357C91"/>
    <w:rsid w:val="003609D9"/>
    <w:rsid w:val="0036119D"/>
    <w:rsid w:val="003628EE"/>
    <w:rsid w:val="00362F6E"/>
    <w:rsid w:val="00363730"/>
    <w:rsid w:val="003638E6"/>
    <w:rsid w:val="00364400"/>
    <w:rsid w:val="00364CAC"/>
    <w:rsid w:val="0036587E"/>
    <w:rsid w:val="00365FBC"/>
    <w:rsid w:val="00366EC2"/>
    <w:rsid w:val="003670E6"/>
    <w:rsid w:val="003673F6"/>
    <w:rsid w:val="003700A0"/>
    <w:rsid w:val="003707F9"/>
    <w:rsid w:val="003717FB"/>
    <w:rsid w:val="00372669"/>
    <w:rsid w:val="0037319A"/>
    <w:rsid w:val="003736C9"/>
    <w:rsid w:val="00373BF6"/>
    <w:rsid w:val="0037479F"/>
    <w:rsid w:val="0037505D"/>
    <w:rsid w:val="00375355"/>
    <w:rsid w:val="003759B4"/>
    <w:rsid w:val="00376467"/>
    <w:rsid w:val="00376D22"/>
    <w:rsid w:val="003771B7"/>
    <w:rsid w:val="003802FF"/>
    <w:rsid w:val="00380776"/>
    <w:rsid w:val="00380930"/>
    <w:rsid w:val="00380C50"/>
    <w:rsid w:val="0038130A"/>
    <w:rsid w:val="00381342"/>
    <w:rsid w:val="0038152C"/>
    <w:rsid w:val="00381A28"/>
    <w:rsid w:val="00381EB4"/>
    <w:rsid w:val="00382F90"/>
    <w:rsid w:val="003839EA"/>
    <w:rsid w:val="00384B97"/>
    <w:rsid w:val="00385FFD"/>
    <w:rsid w:val="00386693"/>
    <w:rsid w:val="00386923"/>
    <w:rsid w:val="00390EDA"/>
    <w:rsid w:val="00392B4C"/>
    <w:rsid w:val="00393269"/>
    <w:rsid w:val="00393321"/>
    <w:rsid w:val="0039461B"/>
    <w:rsid w:val="003951E1"/>
    <w:rsid w:val="003960B6"/>
    <w:rsid w:val="00396280"/>
    <w:rsid w:val="003963F2"/>
    <w:rsid w:val="00397249"/>
    <w:rsid w:val="00397A0E"/>
    <w:rsid w:val="003A06F8"/>
    <w:rsid w:val="003A06F9"/>
    <w:rsid w:val="003A0880"/>
    <w:rsid w:val="003A0A60"/>
    <w:rsid w:val="003A2B17"/>
    <w:rsid w:val="003A34C0"/>
    <w:rsid w:val="003A50EC"/>
    <w:rsid w:val="003A5953"/>
    <w:rsid w:val="003A5F4E"/>
    <w:rsid w:val="003A65FF"/>
    <w:rsid w:val="003A6C21"/>
    <w:rsid w:val="003A6DDA"/>
    <w:rsid w:val="003A7563"/>
    <w:rsid w:val="003A7A61"/>
    <w:rsid w:val="003B006C"/>
    <w:rsid w:val="003B0645"/>
    <w:rsid w:val="003B0890"/>
    <w:rsid w:val="003B2831"/>
    <w:rsid w:val="003B29E3"/>
    <w:rsid w:val="003B2C6A"/>
    <w:rsid w:val="003B3366"/>
    <w:rsid w:val="003B3701"/>
    <w:rsid w:val="003B3945"/>
    <w:rsid w:val="003B3AF5"/>
    <w:rsid w:val="003B439B"/>
    <w:rsid w:val="003B4808"/>
    <w:rsid w:val="003B55DD"/>
    <w:rsid w:val="003B6B30"/>
    <w:rsid w:val="003C06CF"/>
    <w:rsid w:val="003C1ACA"/>
    <w:rsid w:val="003C1D84"/>
    <w:rsid w:val="003C1E58"/>
    <w:rsid w:val="003C27E2"/>
    <w:rsid w:val="003C2E88"/>
    <w:rsid w:val="003C337A"/>
    <w:rsid w:val="003C3537"/>
    <w:rsid w:val="003C35B4"/>
    <w:rsid w:val="003C3B82"/>
    <w:rsid w:val="003C4079"/>
    <w:rsid w:val="003C596B"/>
    <w:rsid w:val="003C751A"/>
    <w:rsid w:val="003D0764"/>
    <w:rsid w:val="003D0E5F"/>
    <w:rsid w:val="003D350D"/>
    <w:rsid w:val="003D5A29"/>
    <w:rsid w:val="003D5AFE"/>
    <w:rsid w:val="003D5B97"/>
    <w:rsid w:val="003D671F"/>
    <w:rsid w:val="003D69C8"/>
    <w:rsid w:val="003D6DC2"/>
    <w:rsid w:val="003D7788"/>
    <w:rsid w:val="003E1394"/>
    <w:rsid w:val="003E157D"/>
    <w:rsid w:val="003E16B3"/>
    <w:rsid w:val="003E18DB"/>
    <w:rsid w:val="003E1B93"/>
    <w:rsid w:val="003E3603"/>
    <w:rsid w:val="003E4A67"/>
    <w:rsid w:val="003E4B2D"/>
    <w:rsid w:val="003E5149"/>
    <w:rsid w:val="003E5187"/>
    <w:rsid w:val="003E528F"/>
    <w:rsid w:val="003E5420"/>
    <w:rsid w:val="003E5581"/>
    <w:rsid w:val="003E5CFA"/>
    <w:rsid w:val="003E6319"/>
    <w:rsid w:val="003E659E"/>
    <w:rsid w:val="003E66D8"/>
    <w:rsid w:val="003E69DC"/>
    <w:rsid w:val="003E782C"/>
    <w:rsid w:val="003F0CB1"/>
    <w:rsid w:val="003F1BED"/>
    <w:rsid w:val="003F1D72"/>
    <w:rsid w:val="003F2967"/>
    <w:rsid w:val="003F3D40"/>
    <w:rsid w:val="003F45FF"/>
    <w:rsid w:val="003F4830"/>
    <w:rsid w:val="003F4D21"/>
    <w:rsid w:val="003F5C41"/>
    <w:rsid w:val="003F63FB"/>
    <w:rsid w:val="003F643D"/>
    <w:rsid w:val="003F6BDB"/>
    <w:rsid w:val="003F6E9C"/>
    <w:rsid w:val="003F7308"/>
    <w:rsid w:val="003F7C51"/>
    <w:rsid w:val="00400763"/>
    <w:rsid w:val="00401E57"/>
    <w:rsid w:val="00402A02"/>
    <w:rsid w:val="00404038"/>
    <w:rsid w:val="00404928"/>
    <w:rsid w:val="00405723"/>
    <w:rsid w:val="0040590C"/>
    <w:rsid w:val="004060D4"/>
    <w:rsid w:val="0040622F"/>
    <w:rsid w:val="00406F8E"/>
    <w:rsid w:val="0041095E"/>
    <w:rsid w:val="00410C13"/>
    <w:rsid w:val="00410E72"/>
    <w:rsid w:val="00412DE0"/>
    <w:rsid w:val="00412E53"/>
    <w:rsid w:val="004132DB"/>
    <w:rsid w:val="00413A94"/>
    <w:rsid w:val="004140BD"/>
    <w:rsid w:val="00416C5E"/>
    <w:rsid w:val="00416D70"/>
    <w:rsid w:val="004171FB"/>
    <w:rsid w:val="004176A3"/>
    <w:rsid w:val="004177C2"/>
    <w:rsid w:val="00417E03"/>
    <w:rsid w:val="004207FB"/>
    <w:rsid w:val="00420989"/>
    <w:rsid w:val="00421B3D"/>
    <w:rsid w:val="00421D04"/>
    <w:rsid w:val="004224DD"/>
    <w:rsid w:val="00422789"/>
    <w:rsid w:val="0042357B"/>
    <w:rsid w:val="004248B1"/>
    <w:rsid w:val="00424EF0"/>
    <w:rsid w:val="00425A5D"/>
    <w:rsid w:val="00425B42"/>
    <w:rsid w:val="00426779"/>
    <w:rsid w:val="00426865"/>
    <w:rsid w:val="00427103"/>
    <w:rsid w:val="0042716D"/>
    <w:rsid w:val="0043028F"/>
    <w:rsid w:val="004310EA"/>
    <w:rsid w:val="00431677"/>
    <w:rsid w:val="00431A4B"/>
    <w:rsid w:val="00431F55"/>
    <w:rsid w:val="00433254"/>
    <w:rsid w:val="00433948"/>
    <w:rsid w:val="00433B46"/>
    <w:rsid w:val="00434951"/>
    <w:rsid w:val="004368F4"/>
    <w:rsid w:val="00437672"/>
    <w:rsid w:val="004402F1"/>
    <w:rsid w:val="0044081A"/>
    <w:rsid w:val="004412B9"/>
    <w:rsid w:val="00441431"/>
    <w:rsid w:val="004415B9"/>
    <w:rsid w:val="0044233E"/>
    <w:rsid w:val="00442986"/>
    <w:rsid w:val="00443000"/>
    <w:rsid w:val="004442D4"/>
    <w:rsid w:val="00444ABA"/>
    <w:rsid w:val="00445292"/>
    <w:rsid w:val="00445903"/>
    <w:rsid w:val="00445D31"/>
    <w:rsid w:val="0044654E"/>
    <w:rsid w:val="00446D99"/>
    <w:rsid w:val="00446FEF"/>
    <w:rsid w:val="00452760"/>
    <w:rsid w:val="00452EFA"/>
    <w:rsid w:val="0045327C"/>
    <w:rsid w:val="004563CF"/>
    <w:rsid w:val="00456504"/>
    <w:rsid w:val="00456A16"/>
    <w:rsid w:val="00456BA2"/>
    <w:rsid w:val="00456CFD"/>
    <w:rsid w:val="00456F99"/>
    <w:rsid w:val="00457348"/>
    <w:rsid w:val="004606A2"/>
    <w:rsid w:val="00460A95"/>
    <w:rsid w:val="00460C44"/>
    <w:rsid w:val="00460E67"/>
    <w:rsid w:val="0046306A"/>
    <w:rsid w:val="00463A2F"/>
    <w:rsid w:val="00463A80"/>
    <w:rsid w:val="00464089"/>
    <w:rsid w:val="0046412C"/>
    <w:rsid w:val="00464341"/>
    <w:rsid w:val="00465541"/>
    <w:rsid w:val="00466E5E"/>
    <w:rsid w:val="00466FB2"/>
    <w:rsid w:val="00467EFF"/>
    <w:rsid w:val="0047005F"/>
    <w:rsid w:val="004700E2"/>
    <w:rsid w:val="00471846"/>
    <w:rsid w:val="00472F91"/>
    <w:rsid w:val="00473C33"/>
    <w:rsid w:val="0047459E"/>
    <w:rsid w:val="00474DAB"/>
    <w:rsid w:val="00474FD9"/>
    <w:rsid w:val="00476081"/>
    <w:rsid w:val="004773EF"/>
    <w:rsid w:val="004776AE"/>
    <w:rsid w:val="004778A6"/>
    <w:rsid w:val="00480146"/>
    <w:rsid w:val="00480BB8"/>
    <w:rsid w:val="004814DC"/>
    <w:rsid w:val="00481769"/>
    <w:rsid w:val="0048357A"/>
    <w:rsid w:val="004837D9"/>
    <w:rsid w:val="00483B1C"/>
    <w:rsid w:val="00484A43"/>
    <w:rsid w:val="00484C3C"/>
    <w:rsid w:val="00485070"/>
    <w:rsid w:val="004855B0"/>
    <w:rsid w:val="00485AB0"/>
    <w:rsid w:val="00485DAA"/>
    <w:rsid w:val="00486CD7"/>
    <w:rsid w:val="00486DC0"/>
    <w:rsid w:val="00487219"/>
    <w:rsid w:val="00487743"/>
    <w:rsid w:val="0049021A"/>
    <w:rsid w:val="004904AA"/>
    <w:rsid w:val="00490939"/>
    <w:rsid w:val="00490995"/>
    <w:rsid w:val="00490C1F"/>
    <w:rsid w:val="004921DC"/>
    <w:rsid w:val="00492DEC"/>
    <w:rsid w:val="00493688"/>
    <w:rsid w:val="00493A99"/>
    <w:rsid w:val="00493EF7"/>
    <w:rsid w:val="00494E9D"/>
    <w:rsid w:val="00494F04"/>
    <w:rsid w:val="004953DE"/>
    <w:rsid w:val="00495930"/>
    <w:rsid w:val="00495945"/>
    <w:rsid w:val="004961CE"/>
    <w:rsid w:val="004965EC"/>
    <w:rsid w:val="00496898"/>
    <w:rsid w:val="00496ADC"/>
    <w:rsid w:val="0049759D"/>
    <w:rsid w:val="004975C9"/>
    <w:rsid w:val="00497C6F"/>
    <w:rsid w:val="004A1369"/>
    <w:rsid w:val="004A160D"/>
    <w:rsid w:val="004A22EA"/>
    <w:rsid w:val="004A25C1"/>
    <w:rsid w:val="004A320C"/>
    <w:rsid w:val="004A3F93"/>
    <w:rsid w:val="004A4714"/>
    <w:rsid w:val="004A537F"/>
    <w:rsid w:val="004A5537"/>
    <w:rsid w:val="004A564A"/>
    <w:rsid w:val="004A5B28"/>
    <w:rsid w:val="004A6704"/>
    <w:rsid w:val="004A6B7F"/>
    <w:rsid w:val="004A6DC2"/>
    <w:rsid w:val="004A6FA0"/>
    <w:rsid w:val="004A7512"/>
    <w:rsid w:val="004B141D"/>
    <w:rsid w:val="004B18A5"/>
    <w:rsid w:val="004B19D1"/>
    <w:rsid w:val="004B2150"/>
    <w:rsid w:val="004B2393"/>
    <w:rsid w:val="004B399D"/>
    <w:rsid w:val="004B3D1E"/>
    <w:rsid w:val="004B45C7"/>
    <w:rsid w:val="004B4AC4"/>
    <w:rsid w:val="004B516A"/>
    <w:rsid w:val="004B547B"/>
    <w:rsid w:val="004B5CD3"/>
    <w:rsid w:val="004B6ED6"/>
    <w:rsid w:val="004B76E2"/>
    <w:rsid w:val="004C06B9"/>
    <w:rsid w:val="004C08B1"/>
    <w:rsid w:val="004C0FC9"/>
    <w:rsid w:val="004C16C8"/>
    <w:rsid w:val="004C1856"/>
    <w:rsid w:val="004C234B"/>
    <w:rsid w:val="004C24AC"/>
    <w:rsid w:val="004C29FB"/>
    <w:rsid w:val="004C2FA5"/>
    <w:rsid w:val="004C3399"/>
    <w:rsid w:val="004C3AD5"/>
    <w:rsid w:val="004C40B8"/>
    <w:rsid w:val="004C6579"/>
    <w:rsid w:val="004C6B82"/>
    <w:rsid w:val="004C74D2"/>
    <w:rsid w:val="004D02BF"/>
    <w:rsid w:val="004D0522"/>
    <w:rsid w:val="004D0AAD"/>
    <w:rsid w:val="004D0E22"/>
    <w:rsid w:val="004D1303"/>
    <w:rsid w:val="004D138E"/>
    <w:rsid w:val="004D2D61"/>
    <w:rsid w:val="004D359F"/>
    <w:rsid w:val="004D59DD"/>
    <w:rsid w:val="004D5FB4"/>
    <w:rsid w:val="004D6312"/>
    <w:rsid w:val="004D6AA0"/>
    <w:rsid w:val="004D7B92"/>
    <w:rsid w:val="004E02A9"/>
    <w:rsid w:val="004E0D72"/>
    <w:rsid w:val="004E25C2"/>
    <w:rsid w:val="004E3388"/>
    <w:rsid w:val="004E43E9"/>
    <w:rsid w:val="004E4678"/>
    <w:rsid w:val="004E46E3"/>
    <w:rsid w:val="004E4A99"/>
    <w:rsid w:val="004E4AB5"/>
    <w:rsid w:val="004E5AC0"/>
    <w:rsid w:val="004E5BCD"/>
    <w:rsid w:val="004E660E"/>
    <w:rsid w:val="004F0DAD"/>
    <w:rsid w:val="004F0FD2"/>
    <w:rsid w:val="004F189B"/>
    <w:rsid w:val="004F192B"/>
    <w:rsid w:val="004F1DB9"/>
    <w:rsid w:val="004F231F"/>
    <w:rsid w:val="004F2F3E"/>
    <w:rsid w:val="004F3E2C"/>
    <w:rsid w:val="004F4FD9"/>
    <w:rsid w:val="004F62A2"/>
    <w:rsid w:val="004F6387"/>
    <w:rsid w:val="004F79FA"/>
    <w:rsid w:val="004F7C24"/>
    <w:rsid w:val="00500228"/>
    <w:rsid w:val="00500C4B"/>
    <w:rsid w:val="005013B8"/>
    <w:rsid w:val="00501C85"/>
    <w:rsid w:val="005027AA"/>
    <w:rsid w:val="005031EA"/>
    <w:rsid w:val="00503966"/>
    <w:rsid w:val="00504C63"/>
    <w:rsid w:val="00505040"/>
    <w:rsid w:val="005050D3"/>
    <w:rsid w:val="005053F0"/>
    <w:rsid w:val="00510161"/>
    <w:rsid w:val="00510616"/>
    <w:rsid w:val="00511102"/>
    <w:rsid w:val="00512263"/>
    <w:rsid w:val="005123C0"/>
    <w:rsid w:val="0051277F"/>
    <w:rsid w:val="0051284A"/>
    <w:rsid w:val="005130B6"/>
    <w:rsid w:val="00514253"/>
    <w:rsid w:val="00514C45"/>
    <w:rsid w:val="005151C6"/>
    <w:rsid w:val="00515FD1"/>
    <w:rsid w:val="00517817"/>
    <w:rsid w:val="00520815"/>
    <w:rsid w:val="00520F2C"/>
    <w:rsid w:val="005210D6"/>
    <w:rsid w:val="00521EF8"/>
    <w:rsid w:val="00522D46"/>
    <w:rsid w:val="00522E53"/>
    <w:rsid w:val="00523582"/>
    <w:rsid w:val="005248CB"/>
    <w:rsid w:val="00524D68"/>
    <w:rsid w:val="00525689"/>
    <w:rsid w:val="0052641D"/>
    <w:rsid w:val="005265AA"/>
    <w:rsid w:val="005265EE"/>
    <w:rsid w:val="0052668C"/>
    <w:rsid w:val="005272D7"/>
    <w:rsid w:val="005275FB"/>
    <w:rsid w:val="00527F78"/>
    <w:rsid w:val="00530713"/>
    <w:rsid w:val="00530BAC"/>
    <w:rsid w:val="00530FDF"/>
    <w:rsid w:val="00531AAD"/>
    <w:rsid w:val="00531BF8"/>
    <w:rsid w:val="00531F8C"/>
    <w:rsid w:val="00532C7A"/>
    <w:rsid w:val="00532E83"/>
    <w:rsid w:val="005338B6"/>
    <w:rsid w:val="00533CA4"/>
    <w:rsid w:val="00533F5A"/>
    <w:rsid w:val="00534969"/>
    <w:rsid w:val="00534DE3"/>
    <w:rsid w:val="005358BC"/>
    <w:rsid w:val="00536968"/>
    <w:rsid w:val="00537D63"/>
    <w:rsid w:val="00540D6A"/>
    <w:rsid w:val="005411EF"/>
    <w:rsid w:val="00541748"/>
    <w:rsid w:val="005426AD"/>
    <w:rsid w:val="00543445"/>
    <w:rsid w:val="00544AC3"/>
    <w:rsid w:val="00544F4B"/>
    <w:rsid w:val="00545890"/>
    <w:rsid w:val="00545B71"/>
    <w:rsid w:val="0054605A"/>
    <w:rsid w:val="005473F2"/>
    <w:rsid w:val="00547614"/>
    <w:rsid w:val="00547919"/>
    <w:rsid w:val="00547EE9"/>
    <w:rsid w:val="00550B9A"/>
    <w:rsid w:val="00550E34"/>
    <w:rsid w:val="0055113A"/>
    <w:rsid w:val="005515C5"/>
    <w:rsid w:val="0055423A"/>
    <w:rsid w:val="005543BD"/>
    <w:rsid w:val="00555039"/>
    <w:rsid w:val="00555116"/>
    <w:rsid w:val="005553AD"/>
    <w:rsid w:val="0055553B"/>
    <w:rsid w:val="00555558"/>
    <w:rsid w:val="0055568D"/>
    <w:rsid w:val="00555B39"/>
    <w:rsid w:val="00556835"/>
    <w:rsid w:val="005573BD"/>
    <w:rsid w:val="00560297"/>
    <w:rsid w:val="00560D9C"/>
    <w:rsid w:val="00561475"/>
    <w:rsid w:val="0056191C"/>
    <w:rsid w:val="00561B83"/>
    <w:rsid w:val="005621B9"/>
    <w:rsid w:val="005621CB"/>
    <w:rsid w:val="0056277C"/>
    <w:rsid w:val="005628C3"/>
    <w:rsid w:val="00562CF5"/>
    <w:rsid w:val="00563628"/>
    <w:rsid w:val="00563BDD"/>
    <w:rsid w:val="0056434C"/>
    <w:rsid w:val="005644A7"/>
    <w:rsid w:val="0056460B"/>
    <w:rsid w:val="00564B1C"/>
    <w:rsid w:val="00564E4D"/>
    <w:rsid w:val="00564F07"/>
    <w:rsid w:val="00565FE6"/>
    <w:rsid w:val="00570F94"/>
    <w:rsid w:val="00572ED2"/>
    <w:rsid w:val="005730AD"/>
    <w:rsid w:val="005732F2"/>
    <w:rsid w:val="005734D0"/>
    <w:rsid w:val="00575044"/>
    <w:rsid w:val="005756A0"/>
    <w:rsid w:val="0057575E"/>
    <w:rsid w:val="00575799"/>
    <w:rsid w:val="00575B1B"/>
    <w:rsid w:val="00575BF9"/>
    <w:rsid w:val="00576537"/>
    <w:rsid w:val="00576DEF"/>
    <w:rsid w:val="00577162"/>
    <w:rsid w:val="005777AD"/>
    <w:rsid w:val="00577D6F"/>
    <w:rsid w:val="005808ED"/>
    <w:rsid w:val="00581826"/>
    <w:rsid w:val="005819BF"/>
    <w:rsid w:val="005835FA"/>
    <w:rsid w:val="00583791"/>
    <w:rsid w:val="00583A45"/>
    <w:rsid w:val="00584B09"/>
    <w:rsid w:val="00584CFD"/>
    <w:rsid w:val="0058529C"/>
    <w:rsid w:val="00585BDC"/>
    <w:rsid w:val="005873DF"/>
    <w:rsid w:val="005911D9"/>
    <w:rsid w:val="005926AD"/>
    <w:rsid w:val="0059364B"/>
    <w:rsid w:val="00594076"/>
    <w:rsid w:val="005948D7"/>
    <w:rsid w:val="00595CAC"/>
    <w:rsid w:val="00595E28"/>
    <w:rsid w:val="0059711A"/>
    <w:rsid w:val="005A08E5"/>
    <w:rsid w:val="005A0F6E"/>
    <w:rsid w:val="005A1F28"/>
    <w:rsid w:val="005A24F1"/>
    <w:rsid w:val="005A295A"/>
    <w:rsid w:val="005A2DB0"/>
    <w:rsid w:val="005A3B8A"/>
    <w:rsid w:val="005A5AAD"/>
    <w:rsid w:val="005A5CCF"/>
    <w:rsid w:val="005A636D"/>
    <w:rsid w:val="005A642B"/>
    <w:rsid w:val="005A756E"/>
    <w:rsid w:val="005B0DF7"/>
    <w:rsid w:val="005B27E3"/>
    <w:rsid w:val="005B3354"/>
    <w:rsid w:val="005B39E5"/>
    <w:rsid w:val="005B4FF3"/>
    <w:rsid w:val="005B55A0"/>
    <w:rsid w:val="005B5E35"/>
    <w:rsid w:val="005B63DF"/>
    <w:rsid w:val="005B6630"/>
    <w:rsid w:val="005B79FD"/>
    <w:rsid w:val="005B7D93"/>
    <w:rsid w:val="005C0AE6"/>
    <w:rsid w:val="005C16AF"/>
    <w:rsid w:val="005C1B77"/>
    <w:rsid w:val="005C1FC8"/>
    <w:rsid w:val="005C2201"/>
    <w:rsid w:val="005C2326"/>
    <w:rsid w:val="005C3B05"/>
    <w:rsid w:val="005C4170"/>
    <w:rsid w:val="005C4279"/>
    <w:rsid w:val="005C49B3"/>
    <w:rsid w:val="005C5A9F"/>
    <w:rsid w:val="005C5D4F"/>
    <w:rsid w:val="005C6BBB"/>
    <w:rsid w:val="005C7CA1"/>
    <w:rsid w:val="005C7CCD"/>
    <w:rsid w:val="005D011F"/>
    <w:rsid w:val="005D05EE"/>
    <w:rsid w:val="005D06AA"/>
    <w:rsid w:val="005D0EF4"/>
    <w:rsid w:val="005D27CD"/>
    <w:rsid w:val="005D2814"/>
    <w:rsid w:val="005D3436"/>
    <w:rsid w:val="005D3B52"/>
    <w:rsid w:val="005D43C0"/>
    <w:rsid w:val="005D4650"/>
    <w:rsid w:val="005D4B7B"/>
    <w:rsid w:val="005D4CE5"/>
    <w:rsid w:val="005D580C"/>
    <w:rsid w:val="005D634E"/>
    <w:rsid w:val="005D637C"/>
    <w:rsid w:val="005D6738"/>
    <w:rsid w:val="005E0575"/>
    <w:rsid w:val="005E058A"/>
    <w:rsid w:val="005E072E"/>
    <w:rsid w:val="005E0AF8"/>
    <w:rsid w:val="005E1E6C"/>
    <w:rsid w:val="005E2E1D"/>
    <w:rsid w:val="005E4217"/>
    <w:rsid w:val="005E4B32"/>
    <w:rsid w:val="005E59FB"/>
    <w:rsid w:val="005E637C"/>
    <w:rsid w:val="005F1837"/>
    <w:rsid w:val="005F1A0C"/>
    <w:rsid w:val="005F1B0A"/>
    <w:rsid w:val="005F2CA5"/>
    <w:rsid w:val="005F3389"/>
    <w:rsid w:val="005F3980"/>
    <w:rsid w:val="005F4092"/>
    <w:rsid w:val="005F4A67"/>
    <w:rsid w:val="005F522B"/>
    <w:rsid w:val="005F5A7D"/>
    <w:rsid w:val="005F5D51"/>
    <w:rsid w:val="005F5E3C"/>
    <w:rsid w:val="005F60F0"/>
    <w:rsid w:val="005F72C0"/>
    <w:rsid w:val="005F73B7"/>
    <w:rsid w:val="0060041E"/>
    <w:rsid w:val="0060043A"/>
    <w:rsid w:val="006005FE"/>
    <w:rsid w:val="00600DDE"/>
    <w:rsid w:val="00600E47"/>
    <w:rsid w:val="0060137E"/>
    <w:rsid w:val="00601A27"/>
    <w:rsid w:val="00601C3A"/>
    <w:rsid w:val="006030E4"/>
    <w:rsid w:val="00603EE1"/>
    <w:rsid w:val="006045E8"/>
    <w:rsid w:val="00604E75"/>
    <w:rsid w:val="00605406"/>
    <w:rsid w:val="00605577"/>
    <w:rsid w:val="006059AE"/>
    <w:rsid w:val="00605E7C"/>
    <w:rsid w:val="00606693"/>
    <w:rsid w:val="00606EF8"/>
    <w:rsid w:val="006070D7"/>
    <w:rsid w:val="006074D3"/>
    <w:rsid w:val="00607B3B"/>
    <w:rsid w:val="00610085"/>
    <w:rsid w:val="00611028"/>
    <w:rsid w:val="00611F78"/>
    <w:rsid w:val="0061248A"/>
    <w:rsid w:val="006132A2"/>
    <w:rsid w:val="0061339C"/>
    <w:rsid w:val="0061385C"/>
    <w:rsid w:val="006147C1"/>
    <w:rsid w:val="00614D1D"/>
    <w:rsid w:val="00614F4C"/>
    <w:rsid w:val="00616BA7"/>
    <w:rsid w:val="00617040"/>
    <w:rsid w:val="00620D7E"/>
    <w:rsid w:val="006214B0"/>
    <w:rsid w:val="006214EF"/>
    <w:rsid w:val="0062207B"/>
    <w:rsid w:val="00622FBC"/>
    <w:rsid w:val="00624D21"/>
    <w:rsid w:val="00624E3E"/>
    <w:rsid w:val="006259EF"/>
    <w:rsid w:val="006260FF"/>
    <w:rsid w:val="00626276"/>
    <w:rsid w:val="006269AE"/>
    <w:rsid w:val="00626F9D"/>
    <w:rsid w:val="00626FD4"/>
    <w:rsid w:val="006304D8"/>
    <w:rsid w:val="006307E4"/>
    <w:rsid w:val="006308BB"/>
    <w:rsid w:val="00631238"/>
    <w:rsid w:val="00631628"/>
    <w:rsid w:val="0063182D"/>
    <w:rsid w:val="00632428"/>
    <w:rsid w:val="00633BF8"/>
    <w:rsid w:val="00634957"/>
    <w:rsid w:val="00635866"/>
    <w:rsid w:val="00635D7E"/>
    <w:rsid w:val="00635E15"/>
    <w:rsid w:val="00636080"/>
    <w:rsid w:val="00636C3E"/>
    <w:rsid w:val="00636D22"/>
    <w:rsid w:val="006408B9"/>
    <w:rsid w:val="0064090E"/>
    <w:rsid w:val="0064099E"/>
    <w:rsid w:val="00641217"/>
    <w:rsid w:val="006416FC"/>
    <w:rsid w:val="00641F26"/>
    <w:rsid w:val="0064216E"/>
    <w:rsid w:val="006429CC"/>
    <w:rsid w:val="00643367"/>
    <w:rsid w:val="00643F37"/>
    <w:rsid w:val="006443B4"/>
    <w:rsid w:val="006460F8"/>
    <w:rsid w:val="006467E3"/>
    <w:rsid w:val="00652001"/>
    <w:rsid w:val="00652081"/>
    <w:rsid w:val="00652364"/>
    <w:rsid w:val="0065255F"/>
    <w:rsid w:val="00652A98"/>
    <w:rsid w:val="00653448"/>
    <w:rsid w:val="0065349D"/>
    <w:rsid w:val="00653517"/>
    <w:rsid w:val="00653BA2"/>
    <w:rsid w:val="00654A07"/>
    <w:rsid w:val="00655D67"/>
    <w:rsid w:val="00656416"/>
    <w:rsid w:val="00656A99"/>
    <w:rsid w:val="00656E72"/>
    <w:rsid w:val="006601EF"/>
    <w:rsid w:val="00660609"/>
    <w:rsid w:val="00660D89"/>
    <w:rsid w:val="00661551"/>
    <w:rsid w:val="00661D7C"/>
    <w:rsid w:val="00662D2C"/>
    <w:rsid w:val="00662F26"/>
    <w:rsid w:val="006632C6"/>
    <w:rsid w:val="00663E3A"/>
    <w:rsid w:val="00663E42"/>
    <w:rsid w:val="00664C3A"/>
    <w:rsid w:val="0066502D"/>
    <w:rsid w:val="00665D31"/>
    <w:rsid w:val="0066651C"/>
    <w:rsid w:val="00666D07"/>
    <w:rsid w:val="00666DA4"/>
    <w:rsid w:val="006701B3"/>
    <w:rsid w:val="0067047A"/>
    <w:rsid w:val="00670B44"/>
    <w:rsid w:val="00670CAE"/>
    <w:rsid w:val="00670D79"/>
    <w:rsid w:val="006739B0"/>
    <w:rsid w:val="0067439C"/>
    <w:rsid w:val="00676254"/>
    <w:rsid w:val="00676892"/>
    <w:rsid w:val="0067700F"/>
    <w:rsid w:val="006770A5"/>
    <w:rsid w:val="006772B0"/>
    <w:rsid w:val="0067782D"/>
    <w:rsid w:val="0068013B"/>
    <w:rsid w:val="00680D5F"/>
    <w:rsid w:val="006822C1"/>
    <w:rsid w:val="0068327E"/>
    <w:rsid w:val="006834A7"/>
    <w:rsid w:val="00684441"/>
    <w:rsid w:val="006848F6"/>
    <w:rsid w:val="00685CB5"/>
    <w:rsid w:val="00686B67"/>
    <w:rsid w:val="006878E8"/>
    <w:rsid w:val="00687C72"/>
    <w:rsid w:val="00687D2D"/>
    <w:rsid w:val="006901A6"/>
    <w:rsid w:val="006908A7"/>
    <w:rsid w:val="006909ED"/>
    <w:rsid w:val="006910CD"/>
    <w:rsid w:val="00691E29"/>
    <w:rsid w:val="006928F0"/>
    <w:rsid w:val="00693547"/>
    <w:rsid w:val="00693C43"/>
    <w:rsid w:val="006949B5"/>
    <w:rsid w:val="00694F24"/>
    <w:rsid w:val="00695219"/>
    <w:rsid w:val="00695732"/>
    <w:rsid w:val="00695CE7"/>
    <w:rsid w:val="00695D97"/>
    <w:rsid w:val="006961A4"/>
    <w:rsid w:val="006967B3"/>
    <w:rsid w:val="00697443"/>
    <w:rsid w:val="006A0300"/>
    <w:rsid w:val="006A09B0"/>
    <w:rsid w:val="006A0C9B"/>
    <w:rsid w:val="006A183C"/>
    <w:rsid w:val="006A2367"/>
    <w:rsid w:val="006A26C1"/>
    <w:rsid w:val="006A2C30"/>
    <w:rsid w:val="006A307B"/>
    <w:rsid w:val="006A3183"/>
    <w:rsid w:val="006A414B"/>
    <w:rsid w:val="006A417C"/>
    <w:rsid w:val="006A4A9D"/>
    <w:rsid w:val="006A4F5D"/>
    <w:rsid w:val="006A5A0C"/>
    <w:rsid w:val="006A707C"/>
    <w:rsid w:val="006A7A79"/>
    <w:rsid w:val="006A7AEC"/>
    <w:rsid w:val="006B0013"/>
    <w:rsid w:val="006B0588"/>
    <w:rsid w:val="006B1547"/>
    <w:rsid w:val="006B28DA"/>
    <w:rsid w:val="006B2979"/>
    <w:rsid w:val="006B2EBC"/>
    <w:rsid w:val="006B35B6"/>
    <w:rsid w:val="006B5C4F"/>
    <w:rsid w:val="006B5E21"/>
    <w:rsid w:val="006B683F"/>
    <w:rsid w:val="006B68CD"/>
    <w:rsid w:val="006B69AB"/>
    <w:rsid w:val="006B7310"/>
    <w:rsid w:val="006C0720"/>
    <w:rsid w:val="006C076F"/>
    <w:rsid w:val="006C11F0"/>
    <w:rsid w:val="006C2BC7"/>
    <w:rsid w:val="006C2FAC"/>
    <w:rsid w:val="006C33DC"/>
    <w:rsid w:val="006C33F7"/>
    <w:rsid w:val="006C3826"/>
    <w:rsid w:val="006C3A8E"/>
    <w:rsid w:val="006C3AEF"/>
    <w:rsid w:val="006C3D6D"/>
    <w:rsid w:val="006C3E0C"/>
    <w:rsid w:val="006C4548"/>
    <w:rsid w:val="006C4C5F"/>
    <w:rsid w:val="006C5058"/>
    <w:rsid w:val="006C5477"/>
    <w:rsid w:val="006C5A82"/>
    <w:rsid w:val="006C61D5"/>
    <w:rsid w:val="006C6A5F"/>
    <w:rsid w:val="006C775D"/>
    <w:rsid w:val="006C7EAB"/>
    <w:rsid w:val="006D1ACC"/>
    <w:rsid w:val="006D2015"/>
    <w:rsid w:val="006D2131"/>
    <w:rsid w:val="006D29CB"/>
    <w:rsid w:val="006D36C6"/>
    <w:rsid w:val="006D6257"/>
    <w:rsid w:val="006D63B5"/>
    <w:rsid w:val="006D6AA2"/>
    <w:rsid w:val="006D7910"/>
    <w:rsid w:val="006D7BD9"/>
    <w:rsid w:val="006E0308"/>
    <w:rsid w:val="006E0F85"/>
    <w:rsid w:val="006E2014"/>
    <w:rsid w:val="006E21DB"/>
    <w:rsid w:val="006E29EF"/>
    <w:rsid w:val="006E3076"/>
    <w:rsid w:val="006E3181"/>
    <w:rsid w:val="006E4287"/>
    <w:rsid w:val="006E47BE"/>
    <w:rsid w:val="006E4942"/>
    <w:rsid w:val="006E5ADD"/>
    <w:rsid w:val="006E5FAA"/>
    <w:rsid w:val="006E6696"/>
    <w:rsid w:val="006E6705"/>
    <w:rsid w:val="006E77A2"/>
    <w:rsid w:val="006E77E2"/>
    <w:rsid w:val="006E7C44"/>
    <w:rsid w:val="006F220A"/>
    <w:rsid w:val="006F4563"/>
    <w:rsid w:val="006F45EF"/>
    <w:rsid w:val="006F4956"/>
    <w:rsid w:val="006F6B03"/>
    <w:rsid w:val="006F6D30"/>
    <w:rsid w:val="006F7014"/>
    <w:rsid w:val="006F73A5"/>
    <w:rsid w:val="006F7740"/>
    <w:rsid w:val="006F7C51"/>
    <w:rsid w:val="006F7CB0"/>
    <w:rsid w:val="00700DE8"/>
    <w:rsid w:val="00700E60"/>
    <w:rsid w:val="00701472"/>
    <w:rsid w:val="00702399"/>
    <w:rsid w:val="007027A3"/>
    <w:rsid w:val="007031A2"/>
    <w:rsid w:val="007033D1"/>
    <w:rsid w:val="00703860"/>
    <w:rsid w:val="007045A2"/>
    <w:rsid w:val="00704757"/>
    <w:rsid w:val="00704B43"/>
    <w:rsid w:val="00705231"/>
    <w:rsid w:val="00706485"/>
    <w:rsid w:val="00706892"/>
    <w:rsid w:val="007078E5"/>
    <w:rsid w:val="00707C35"/>
    <w:rsid w:val="00710566"/>
    <w:rsid w:val="00711D28"/>
    <w:rsid w:val="00712434"/>
    <w:rsid w:val="0071253B"/>
    <w:rsid w:val="007129F9"/>
    <w:rsid w:val="0071327E"/>
    <w:rsid w:val="007133D5"/>
    <w:rsid w:val="00713CB6"/>
    <w:rsid w:val="00713D9D"/>
    <w:rsid w:val="00714941"/>
    <w:rsid w:val="00714F3A"/>
    <w:rsid w:val="00716E61"/>
    <w:rsid w:val="00717A5A"/>
    <w:rsid w:val="00717D26"/>
    <w:rsid w:val="0072047F"/>
    <w:rsid w:val="007226C9"/>
    <w:rsid w:val="00722F94"/>
    <w:rsid w:val="00723C00"/>
    <w:rsid w:val="00724A2E"/>
    <w:rsid w:val="00724FC8"/>
    <w:rsid w:val="00725297"/>
    <w:rsid w:val="00725499"/>
    <w:rsid w:val="007261E5"/>
    <w:rsid w:val="00726415"/>
    <w:rsid w:val="0072677A"/>
    <w:rsid w:val="007270C0"/>
    <w:rsid w:val="0072734D"/>
    <w:rsid w:val="00730173"/>
    <w:rsid w:val="00730229"/>
    <w:rsid w:val="007303D8"/>
    <w:rsid w:val="00730847"/>
    <w:rsid w:val="00730F04"/>
    <w:rsid w:val="007311AD"/>
    <w:rsid w:val="00731826"/>
    <w:rsid w:val="007318A2"/>
    <w:rsid w:val="00731E44"/>
    <w:rsid w:val="007330C9"/>
    <w:rsid w:val="00733797"/>
    <w:rsid w:val="00734C3D"/>
    <w:rsid w:val="0073500B"/>
    <w:rsid w:val="0073531B"/>
    <w:rsid w:val="007374D8"/>
    <w:rsid w:val="007375C1"/>
    <w:rsid w:val="00740EFE"/>
    <w:rsid w:val="0074102F"/>
    <w:rsid w:val="007411C4"/>
    <w:rsid w:val="007411DC"/>
    <w:rsid w:val="007413D4"/>
    <w:rsid w:val="0074186A"/>
    <w:rsid w:val="00741B70"/>
    <w:rsid w:val="00742824"/>
    <w:rsid w:val="00743007"/>
    <w:rsid w:val="00743079"/>
    <w:rsid w:val="00743085"/>
    <w:rsid w:val="00743173"/>
    <w:rsid w:val="0074381D"/>
    <w:rsid w:val="00743886"/>
    <w:rsid w:val="00743A06"/>
    <w:rsid w:val="00744176"/>
    <w:rsid w:val="00744621"/>
    <w:rsid w:val="0074473B"/>
    <w:rsid w:val="0074550A"/>
    <w:rsid w:val="007458A9"/>
    <w:rsid w:val="00745F28"/>
    <w:rsid w:val="00746442"/>
    <w:rsid w:val="007466B5"/>
    <w:rsid w:val="00746756"/>
    <w:rsid w:val="007467E1"/>
    <w:rsid w:val="007469E6"/>
    <w:rsid w:val="0074732D"/>
    <w:rsid w:val="00747369"/>
    <w:rsid w:val="00747F51"/>
    <w:rsid w:val="00751FC6"/>
    <w:rsid w:val="007527E5"/>
    <w:rsid w:val="00752ECF"/>
    <w:rsid w:val="00753037"/>
    <w:rsid w:val="0075371E"/>
    <w:rsid w:val="007542BF"/>
    <w:rsid w:val="00755E34"/>
    <w:rsid w:val="007564A7"/>
    <w:rsid w:val="007566B9"/>
    <w:rsid w:val="007568AE"/>
    <w:rsid w:val="00756CE0"/>
    <w:rsid w:val="00757753"/>
    <w:rsid w:val="0075780B"/>
    <w:rsid w:val="00757C05"/>
    <w:rsid w:val="00757D59"/>
    <w:rsid w:val="007611C7"/>
    <w:rsid w:val="00761A8D"/>
    <w:rsid w:val="00761F5A"/>
    <w:rsid w:val="00762E8F"/>
    <w:rsid w:val="00763644"/>
    <w:rsid w:val="00763D19"/>
    <w:rsid w:val="00764216"/>
    <w:rsid w:val="00764DE5"/>
    <w:rsid w:val="007658B2"/>
    <w:rsid w:val="00765A69"/>
    <w:rsid w:val="007673B7"/>
    <w:rsid w:val="00767AF4"/>
    <w:rsid w:val="00767BFE"/>
    <w:rsid w:val="00767E3A"/>
    <w:rsid w:val="007704FC"/>
    <w:rsid w:val="00770583"/>
    <w:rsid w:val="00770921"/>
    <w:rsid w:val="00771160"/>
    <w:rsid w:val="00771CED"/>
    <w:rsid w:val="007725B0"/>
    <w:rsid w:val="007727AA"/>
    <w:rsid w:val="007728D0"/>
    <w:rsid w:val="00773B1B"/>
    <w:rsid w:val="00773BF1"/>
    <w:rsid w:val="00774CEB"/>
    <w:rsid w:val="00774DB4"/>
    <w:rsid w:val="0077539C"/>
    <w:rsid w:val="0077559B"/>
    <w:rsid w:val="007755BE"/>
    <w:rsid w:val="007814DE"/>
    <w:rsid w:val="0078213C"/>
    <w:rsid w:val="00782682"/>
    <w:rsid w:val="00782F52"/>
    <w:rsid w:val="0078342C"/>
    <w:rsid w:val="007844C6"/>
    <w:rsid w:val="0078519E"/>
    <w:rsid w:val="007853C5"/>
    <w:rsid w:val="007856B9"/>
    <w:rsid w:val="00786238"/>
    <w:rsid w:val="00787098"/>
    <w:rsid w:val="00787DD7"/>
    <w:rsid w:val="00790654"/>
    <w:rsid w:val="007919A2"/>
    <w:rsid w:val="00791C53"/>
    <w:rsid w:val="00791E31"/>
    <w:rsid w:val="00791FD2"/>
    <w:rsid w:val="007929A9"/>
    <w:rsid w:val="00792B15"/>
    <w:rsid w:val="00793890"/>
    <w:rsid w:val="00794127"/>
    <w:rsid w:val="00795169"/>
    <w:rsid w:val="00795571"/>
    <w:rsid w:val="007958A9"/>
    <w:rsid w:val="00796AF7"/>
    <w:rsid w:val="00796CEF"/>
    <w:rsid w:val="007970C1"/>
    <w:rsid w:val="00797866"/>
    <w:rsid w:val="00797DC4"/>
    <w:rsid w:val="007A0045"/>
    <w:rsid w:val="007A0F26"/>
    <w:rsid w:val="007A1DB4"/>
    <w:rsid w:val="007A2861"/>
    <w:rsid w:val="007A2F22"/>
    <w:rsid w:val="007A3983"/>
    <w:rsid w:val="007A3CD9"/>
    <w:rsid w:val="007A4F00"/>
    <w:rsid w:val="007A5F77"/>
    <w:rsid w:val="007A6749"/>
    <w:rsid w:val="007A6783"/>
    <w:rsid w:val="007A6F99"/>
    <w:rsid w:val="007A7C07"/>
    <w:rsid w:val="007B06BC"/>
    <w:rsid w:val="007B1057"/>
    <w:rsid w:val="007B2330"/>
    <w:rsid w:val="007B290A"/>
    <w:rsid w:val="007B2AFA"/>
    <w:rsid w:val="007B3F33"/>
    <w:rsid w:val="007B63F7"/>
    <w:rsid w:val="007B6703"/>
    <w:rsid w:val="007B6823"/>
    <w:rsid w:val="007B6A15"/>
    <w:rsid w:val="007B70A7"/>
    <w:rsid w:val="007B70B4"/>
    <w:rsid w:val="007B76E8"/>
    <w:rsid w:val="007C03EE"/>
    <w:rsid w:val="007C090D"/>
    <w:rsid w:val="007C1553"/>
    <w:rsid w:val="007C24E6"/>
    <w:rsid w:val="007C3092"/>
    <w:rsid w:val="007C33BC"/>
    <w:rsid w:val="007C38AD"/>
    <w:rsid w:val="007C45F9"/>
    <w:rsid w:val="007C4DD3"/>
    <w:rsid w:val="007C5320"/>
    <w:rsid w:val="007C5AFD"/>
    <w:rsid w:val="007C7951"/>
    <w:rsid w:val="007D0484"/>
    <w:rsid w:val="007D05D5"/>
    <w:rsid w:val="007D0A54"/>
    <w:rsid w:val="007D1CEE"/>
    <w:rsid w:val="007D1FAC"/>
    <w:rsid w:val="007D3262"/>
    <w:rsid w:val="007D52BA"/>
    <w:rsid w:val="007D663D"/>
    <w:rsid w:val="007D71C7"/>
    <w:rsid w:val="007D7214"/>
    <w:rsid w:val="007D764C"/>
    <w:rsid w:val="007D7C1C"/>
    <w:rsid w:val="007D7D6E"/>
    <w:rsid w:val="007E0458"/>
    <w:rsid w:val="007E05DC"/>
    <w:rsid w:val="007E0979"/>
    <w:rsid w:val="007E0B78"/>
    <w:rsid w:val="007E0DB2"/>
    <w:rsid w:val="007E1640"/>
    <w:rsid w:val="007E1F98"/>
    <w:rsid w:val="007E21D5"/>
    <w:rsid w:val="007E3300"/>
    <w:rsid w:val="007E350A"/>
    <w:rsid w:val="007E3B38"/>
    <w:rsid w:val="007E4715"/>
    <w:rsid w:val="007E4CDD"/>
    <w:rsid w:val="007E5693"/>
    <w:rsid w:val="007E5757"/>
    <w:rsid w:val="007E646C"/>
    <w:rsid w:val="007E664E"/>
    <w:rsid w:val="007E6B62"/>
    <w:rsid w:val="007E6F23"/>
    <w:rsid w:val="007E790F"/>
    <w:rsid w:val="007E7A00"/>
    <w:rsid w:val="007E7D42"/>
    <w:rsid w:val="007E7F99"/>
    <w:rsid w:val="007F0002"/>
    <w:rsid w:val="007F00C6"/>
    <w:rsid w:val="007F0676"/>
    <w:rsid w:val="007F10D9"/>
    <w:rsid w:val="007F14BD"/>
    <w:rsid w:val="007F15C9"/>
    <w:rsid w:val="007F1655"/>
    <w:rsid w:val="007F2136"/>
    <w:rsid w:val="007F2E59"/>
    <w:rsid w:val="007F3123"/>
    <w:rsid w:val="007F31EA"/>
    <w:rsid w:val="007F3586"/>
    <w:rsid w:val="007F45FD"/>
    <w:rsid w:val="007F5369"/>
    <w:rsid w:val="007F5526"/>
    <w:rsid w:val="007F5B24"/>
    <w:rsid w:val="007F6318"/>
    <w:rsid w:val="007F6455"/>
    <w:rsid w:val="007F7066"/>
    <w:rsid w:val="007F7593"/>
    <w:rsid w:val="007F7D13"/>
    <w:rsid w:val="008008C2"/>
    <w:rsid w:val="008013E4"/>
    <w:rsid w:val="00802CCD"/>
    <w:rsid w:val="0080421F"/>
    <w:rsid w:val="00804F2E"/>
    <w:rsid w:val="0080675D"/>
    <w:rsid w:val="00806AC9"/>
    <w:rsid w:val="0080756C"/>
    <w:rsid w:val="0080776E"/>
    <w:rsid w:val="00807E2E"/>
    <w:rsid w:val="0081147B"/>
    <w:rsid w:val="00812177"/>
    <w:rsid w:val="008128CD"/>
    <w:rsid w:val="008133C0"/>
    <w:rsid w:val="00814A83"/>
    <w:rsid w:val="00814F5B"/>
    <w:rsid w:val="0081543E"/>
    <w:rsid w:val="008158FB"/>
    <w:rsid w:val="00815FC1"/>
    <w:rsid w:val="00816143"/>
    <w:rsid w:val="0081710C"/>
    <w:rsid w:val="0081788A"/>
    <w:rsid w:val="00817CA3"/>
    <w:rsid w:val="008202C8"/>
    <w:rsid w:val="00820DEC"/>
    <w:rsid w:val="00820F88"/>
    <w:rsid w:val="00821967"/>
    <w:rsid w:val="00821F9E"/>
    <w:rsid w:val="0082201F"/>
    <w:rsid w:val="008229E3"/>
    <w:rsid w:val="00822BED"/>
    <w:rsid w:val="00822C98"/>
    <w:rsid w:val="00822FA8"/>
    <w:rsid w:val="00824716"/>
    <w:rsid w:val="008251B1"/>
    <w:rsid w:val="00826D02"/>
    <w:rsid w:val="00827001"/>
    <w:rsid w:val="008279A5"/>
    <w:rsid w:val="00831854"/>
    <w:rsid w:val="00832A81"/>
    <w:rsid w:val="00832E96"/>
    <w:rsid w:val="00833818"/>
    <w:rsid w:val="00833E00"/>
    <w:rsid w:val="0083439B"/>
    <w:rsid w:val="00834B74"/>
    <w:rsid w:val="00834BDF"/>
    <w:rsid w:val="00835800"/>
    <w:rsid w:val="00836093"/>
    <w:rsid w:val="008409A7"/>
    <w:rsid w:val="00840CF1"/>
    <w:rsid w:val="0084177B"/>
    <w:rsid w:val="00841DF8"/>
    <w:rsid w:val="008428C0"/>
    <w:rsid w:val="00842AC9"/>
    <w:rsid w:val="00842E2D"/>
    <w:rsid w:val="008432DB"/>
    <w:rsid w:val="00843788"/>
    <w:rsid w:val="0084383B"/>
    <w:rsid w:val="0084387F"/>
    <w:rsid w:val="00843F47"/>
    <w:rsid w:val="00843F9B"/>
    <w:rsid w:val="008446B5"/>
    <w:rsid w:val="00844862"/>
    <w:rsid w:val="0084490E"/>
    <w:rsid w:val="0084665C"/>
    <w:rsid w:val="00850599"/>
    <w:rsid w:val="00850670"/>
    <w:rsid w:val="0085071D"/>
    <w:rsid w:val="0085139B"/>
    <w:rsid w:val="008516CD"/>
    <w:rsid w:val="00851B00"/>
    <w:rsid w:val="00852116"/>
    <w:rsid w:val="00852A5C"/>
    <w:rsid w:val="00852C26"/>
    <w:rsid w:val="00852EAB"/>
    <w:rsid w:val="00853448"/>
    <w:rsid w:val="008538EF"/>
    <w:rsid w:val="00853C13"/>
    <w:rsid w:val="00853E8F"/>
    <w:rsid w:val="0085427E"/>
    <w:rsid w:val="00854A41"/>
    <w:rsid w:val="00854CF2"/>
    <w:rsid w:val="00855066"/>
    <w:rsid w:val="008559C9"/>
    <w:rsid w:val="0085710E"/>
    <w:rsid w:val="00857FB5"/>
    <w:rsid w:val="00860D0A"/>
    <w:rsid w:val="0086112C"/>
    <w:rsid w:val="0086161A"/>
    <w:rsid w:val="0086214D"/>
    <w:rsid w:val="008630C7"/>
    <w:rsid w:val="0086364F"/>
    <w:rsid w:val="008638BC"/>
    <w:rsid w:val="008641D2"/>
    <w:rsid w:val="00865C84"/>
    <w:rsid w:val="00866590"/>
    <w:rsid w:val="008674E2"/>
    <w:rsid w:val="008675A1"/>
    <w:rsid w:val="00867D5F"/>
    <w:rsid w:val="00870502"/>
    <w:rsid w:val="00870952"/>
    <w:rsid w:val="00870FE4"/>
    <w:rsid w:val="00872006"/>
    <w:rsid w:val="0087295C"/>
    <w:rsid w:val="00872B5A"/>
    <w:rsid w:val="0087357C"/>
    <w:rsid w:val="0087357F"/>
    <w:rsid w:val="00873D76"/>
    <w:rsid w:val="00873E88"/>
    <w:rsid w:val="00874276"/>
    <w:rsid w:val="0087484C"/>
    <w:rsid w:val="00874D12"/>
    <w:rsid w:val="00874EF1"/>
    <w:rsid w:val="00875715"/>
    <w:rsid w:val="008759F3"/>
    <w:rsid w:val="00876962"/>
    <w:rsid w:val="0087698B"/>
    <w:rsid w:val="00877D4E"/>
    <w:rsid w:val="00880F64"/>
    <w:rsid w:val="008819AB"/>
    <w:rsid w:val="008829BF"/>
    <w:rsid w:val="008835DE"/>
    <w:rsid w:val="00884206"/>
    <w:rsid w:val="00886013"/>
    <w:rsid w:val="00887602"/>
    <w:rsid w:val="00887881"/>
    <w:rsid w:val="00887D4E"/>
    <w:rsid w:val="00891CB8"/>
    <w:rsid w:val="00892621"/>
    <w:rsid w:val="00892B0D"/>
    <w:rsid w:val="00893144"/>
    <w:rsid w:val="0089322F"/>
    <w:rsid w:val="008937F7"/>
    <w:rsid w:val="00893FB4"/>
    <w:rsid w:val="0089421F"/>
    <w:rsid w:val="0089439C"/>
    <w:rsid w:val="0089442A"/>
    <w:rsid w:val="0089636A"/>
    <w:rsid w:val="00897147"/>
    <w:rsid w:val="008977B8"/>
    <w:rsid w:val="008A0156"/>
    <w:rsid w:val="008A29EC"/>
    <w:rsid w:val="008A38DE"/>
    <w:rsid w:val="008A4933"/>
    <w:rsid w:val="008A5604"/>
    <w:rsid w:val="008A562A"/>
    <w:rsid w:val="008B00FC"/>
    <w:rsid w:val="008B0168"/>
    <w:rsid w:val="008B199A"/>
    <w:rsid w:val="008B2B09"/>
    <w:rsid w:val="008B3D5F"/>
    <w:rsid w:val="008B3E25"/>
    <w:rsid w:val="008B5128"/>
    <w:rsid w:val="008B5742"/>
    <w:rsid w:val="008B57BA"/>
    <w:rsid w:val="008B5D21"/>
    <w:rsid w:val="008B5DAF"/>
    <w:rsid w:val="008B643F"/>
    <w:rsid w:val="008B67FB"/>
    <w:rsid w:val="008B6BE6"/>
    <w:rsid w:val="008B6FA5"/>
    <w:rsid w:val="008B74F5"/>
    <w:rsid w:val="008B7510"/>
    <w:rsid w:val="008C1436"/>
    <w:rsid w:val="008C1828"/>
    <w:rsid w:val="008C2136"/>
    <w:rsid w:val="008C2550"/>
    <w:rsid w:val="008C32F8"/>
    <w:rsid w:val="008C4102"/>
    <w:rsid w:val="008C506D"/>
    <w:rsid w:val="008C6E12"/>
    <w:rsid w:val="008C7A8D"/>
    <w:rsid w:val="008C7C31"/>
    <w:rsid w:val="008C7D0D"/>
    <w:rsid w:val="008D00D7"/>
    <w:rsid w:val="008D00E6"/>
    <w:rsid w:val="008D048E"/>
    <w:rsid w:val="008D0789"/>
    <w:rsid w:val="008D0B5F"/>
    <w:rsid w:val="008D1DC9"/>
    <w:rsid w:val="008D273C"/>
    <w:rsid w:val="008D2861"/>
    <w:rsid w:val="008D3368"/>
    <w:rsid w:val="008D382C"/>
    <w:rsid w:val="008D4222"/>
    <w:rsid w:val="008D4607"/>
    <w:rsid w:val="008D4A26"/>
    <w:rsid w:val="008D4EA0"/>
    <w:rsid w:val="008D4F6B"/>
    <w:rsid w:val="008D6619"/>
    <w:rsid w:val="008D726B"/>
    <w:rsid w:val="008E147A"/>
    <w:rsid w:val="008E184C"/>
    <w:rsid w:val="008E1C4F"/>
    <w:rsid w:val="008E2187"/>
    <w:rsid w:val="008E258B"/>
    <w:rsid w:val="008E2AFF"/>
    <w:rsid w:val="008E2CB4"/>
    <w:rsid w:val="008E35BB"/>
    <w:rsid w:val="008E38E4"/>
    <w:rsid w:val="008E4270"/>
    <w:rsid w:val="008E45E6"/>
    <w:rsid w:val="008E5030"/>
    <w:rsid w:val="008E50A4"/>
    <w:rsid w:val="008E5C1A"/>
    <w:rsid w:val="008E5F76"/>
    <w:rsid w:val="008E6F94"/>
    <w:rsid w:val="008E7357"/>
    <w:rsid w:val="008E772F"/>
    <w:rsid w:val="008F0830"/>
    <w:rsid w:val="008F0AC3"/>
    <w:rsid w:val="008F0D73"/>
    <w:rsid w:val="008F1F8E"/>
    <w:rsid w:val="008F21C6"/>
    <w:rsid w:val="008F29CC"/>
    <w:rsid w:val="008F2B61"/>
    <w:rsid w:val="008F3153"/>
    <w:rsid w:val="008F4ADD"/>
    <w:rsid w:val="008F4E7E"/>
    <w:rsid w:val="008F588C"/>
    <w:rsid w:val="008F5A2F"/>
    <w:rsid w:val="008F5B68"/>
    <w:rsid w:val="008F5D0C"/>
    <w:rsid w:val="008F633C"/>
    <w:rsid w:val="008F79A5"/>
    <w:rsid w:val="00901AA3"/>
    <w:rsid w:val="00902D8D"/>
    <w:rsid w:val="009032E0"/>
    <w:rsid w:val="009033FE"/>
    <w:rsid w:val="00903660"/>
    <w:rsid w:val="00903B24"/>
    <w:rsid w:val="00904100"/>
    <w:rsid w:val="00904144"/>
    <w:rsid w:val="00904658"/>
    <w:rsid w:val="00904892"/>
    <w:rsid w:val="0090507D"/>
    <w:rsid w:val="009069BF"/>
    <w:rsid w:val="009069FB"/>
    <w:rsid w:val="00906D43"/>
    <w:rsid w:val="009071C8"/>
    <w:rsid w:val="00907D18"/>
    <w:rsid w:val="009105CC"/>
    <w:rsid w:val="009107BA"/>
    <w:rsid w:val="00911A81"/>
    <w:rsid w:val="00911D05"/>
    <w:rsid w:val="009123F7"/>
    <w:rsid w:val="009134A1"/>
    <w:rsid w:val="009140BD"/>
    <w:rsid w:val="009149E9"/>
    <w:rsid w:val="00914CA4"/>
    <w:rsid w:val="009152DB"/>
    <w:rsid w:val="009154BB"/>
    <w:rsid w:val="00915EB4"/>
    <w:rsid w:val="00917368"/>
    <w:rsid w:val="00917E02"/>
    <w:rsid w:val="0092042A"/>
    <w:rsid w:val="009212CD"/>
    <w:rsid w:val="009218BE"/>
    <w:rsid w:val="009221F4"/>
    <w:rsid w:val="0092270A"/>
    <w:rsid w:val="00923E1C"/>
    <w:rsid w:val="009250BC"/>
    <w:rsid w:val="00925511"/>
    <w:rsid w:val="00926554"/>
    <w:rsid w:val="0092674D"/>
    <w:rsid w:val="00926A60"/>
    <w:rsid w:val="00926CFE"/>
    <w:rsid w:val="00927773"/>
    <w:rsid w:val="00927A39"/>
    <w:rsid w:val="00927CA5"/>
    <w:rsid w:val="0093114B"/>
    <w:rsid w:val="00931E57"/>
    <w:rsid w:val="00931F05"/>
    <w:rsid w:val="009327DE"/>
    <w:rsid w:val="0093287E"/>
    <w:rsid w:val="00932B42"/>
    <w:rsid w:val="00933024"/>
    <w:rsid w:val="00934B67"/>
    <w:rsid w:val="00934C71"/>
    <w:rsid w:val="00935573"/>
    <w:rsid w:val="00935CF4"/>
    <w:rsid w:val="00935ED8"/>
    <w:rsid w:val="0093604F"/>
    <w:rsid w:val="009362A0"/>
    <w:rsid w:val="00936356"/>
    <w:rsid w:val="00936700"/>
    <w:rsid w:val="00936DE3"/>
    <w:rsid w:val="00937BF0"/>
    <w:rsid w:val="009412A4"/>
    <w:rsid w:val="009412E2"/>
    <w:rsid w:val="00941EE4"/>
    <w:rsid w:val="0094361A"/>
    <w:rsid w:val="0094433C"/>
    <w:rsid w:val="0094443D"/>
    <w:rsid w:val="00945A52"/>
    <w:rsid w:val="00945E77"/>
    <w:rsid w:val="0094617E"/>
    <w:rsid w:val="00946527"/>
    <w:rsid w:val="00946DF4"/>
    <w:rsid w:val="00947B9D"/>
    <w:rsid w:val="00947BA1"/>
    <w:rsid w:val="009506EC"/>
    <w:rsid w:val="0095123E"/>
    <w:rsid w:val="0095177C"/>
    <w:rsid w:val="009518E6"/>
    <w:rsid w:val="00952744"/>
    <w:rsid w:val="009528DE"/>
    <w:rsid w:val="00952B02"/>
    <w:rsid w:val="00956935"/>
    <w:rsid w:val="009571A2"/>
    <w:rsid w:val="00960401"/>
    <w:rsid w:val="00960D37"/>
    <w:rsid w:val="00961065"/>
    <w:rsid w:val="009621E9"/>
    <w:rsid w:val="00962524"/>
    <w:rsid w:val="0096253C"/>
    <w:rsid w:val="00963D8C"/>
    <w:rsid w:val="0096461C"/>
    <w:rsid w:val="00964694"/>
    <w:rsid w:val="0096579B"/>
    <w:rsid w:val="00966082"/>
    <w:rsid w:val="00966585"/>
    <w:rsid w:val="00967C40"/>
    <w:rsid w:val="0097097B"/>
    <w:rsid w:val="00970CEF"/>
    <w:rsid w:val="009711BB"/>
    <w:rsid w:val="009722F0"/>
    <w:rsid w:val="00972362"/>
    <w:rsid w:val="009739B1"/>
    <w:rsid w:val="009739E1"/>
    <w:rsid w:val="00973CFA"/>
    <w:rsid w:val="00973EAE"/>
    <w:rsid w:val="009766B5"/>
    <w:rsid w:val="009767D0"/>
    <w:rsid w:val="009778C6"/>
    <w:rsid w:val="00977967"/>
    <w:rsid w:val="0098045F"/>
    <w:rsid w:val="009804FA"/>
    <w:rsid w:val="0098057C"/>
    <w:rsid w:val="00980A87"/>
    <w:rsid w:val="009813EE"/>
    <w:rsid w:val="00981940"/>
    <w:rsid w:val="00982F08"/>
    <w:rsid w:val="009830D1"/>
    <w:rsid w:val="00983464"/>
    <w:rsid w:val="00983880"/>
    <w:rsid w:val="009852B6"/>
    <w:rsid w:val="009852FE"/>
    <w:rsid w:val="009854E5"/>
    <w:rsid w:val="0098570A"/>
    <w:rsid w:val="009857E9"/>
    <w:rsid w:val="009863B7"/>
    <w:rsid w:val="00986AFC"/>
    <w:rsid w:val="00986E50"/>
    <w:rsid w:val="00986EA2"/>
    <w:rsid w:val="00986F02"/>
    <w:rsid w:val="00987157"/>
    <w:rsid w:val="00987473"/>
    <w:rsid w:val="0098762A"/>
    <w:rsid w:val="00991646"/>
    <w:rsid w:val="0099175B"/>
    <w:rsid w:val="00991EF8"/>
    <w:rsid w:val="00992DD6"/>
    <w:rsid w:val="00993108"/>
    <w:rsid w:val="00994783"/>
    <w:rsid w:val="00995AD3"/>
    <w:rsid w:val="009963C4"/>
    <w:rsid w:val="00996920"/>
    <w:rsid w:val="00996C58"/>
    <w:rsid w:val="00996DC0"/>
    <w:rsid w:val="009974B1"/>
    <w:rsid w:val="009976EB"/>
    <w:rsid w:val="00997970"/>
    <w:rsid w:val="00997D6F"/>
    <w:rsid w:val="009A021D"/>
    <w:rsid w:val="009A065B"/>
    <w:rsid w:val="009A0BA2"/>
    <w:rsid w:val="009A1984"/>
    <w:rsid w:val="009A250C"/>
    <w:rsid w:val="009A25DB"/>
    <w:rsid w:val="009A27B8"/>
    <w:rsid w:val="009A2B05"/>
    <w:rsid w:val="009A3C51"/>
    <w:rsid w:val="009A3C91"/>
    <w:rsid w:val="009A3E9E"/>
    <w:rsid w:val="009A46D9"/>
    <w:rsid w:val="009A48FE"/>
    <w:rsid w:val="009A4F38"/>
    <w:rsid w:val="009A7FE2"/>
    <w:rsid w:val="009B01B9"/>
    <w:rsid w:val="009B03BB"/>
    <w:rsid w:val="009B0827"/>
    <w:rsid w:val="009B0C84"/>
    <w:rsid w:val="009B1840"/>
    <w:rsid w:val="009B212C"/>
    <w:rsid w:val="009B2804"/>
    <w:rsid w:val="009B280F"/>
    <w:rsid w:val="009B2D4C"/>
    <w:rsid w:val="009B2E02"/>
    <w:rsid w:val="009B414B"/>
    <w:rsid w:val="009B4908"/>
    <w:rsid w:val="009B4B89"/>
    <w:rsid w:val="009B674C"/>
    <w:rsid w:val="009B6AF5"/>
    <w:rsid w:val="009B6F78"/>
    <w:rsid w:val="009B78FD"/>
    <w:rsid w:val="009B7A2C"/>
    <w:rsid w:val="009C15AF"/>
    <w:rsid w:val="009C2E10"/>
    <w:rsid w:val="009C3456"/>
    <w:rsid w:val="009C3836"/>
    <w:rsid w:val="009C3998"/>
    <w:rsid w:val="009C47EC"/>
    <w:rsid w:val="009C4BC3"/>
    <w:rsid w:val="009C54B1"/>
    <w:rsid w:val="009C70CD"/>
    <w:rsid w:val="009C7633"/>
    <w:rsid w:val="009D0147"/>
    <w:rsid w:val="009D0CFA"/>
    <w:rsid w:val="009D1176"/>
    <w:rsid w:val="009D15FB"/>
    <w:rsid w:val="009D17FE"/>
    <w:rsid w:val="009D18B2"/>
    <w:rsid w:val="009D1BCD"/>
    <w:rsid w:val="009D25EA"/>
    <w:rsid w:val="009D28CC"/>
    <w:rsid w:val="009D2C0C"/>
    <w:rsid w:val="009D4140"/>
    <w:rsid w:val="009D496E"/>
    <w:rsid w:val="009D5818"/>
    <w:rsid w:val="009D5F12"/>
    <w:rsid w:val="009D6872"/>
    <w:rsid w:val="009D709F"/>
    <w:rsid w:val="009D73D8"/>
    <w:rsid w:val="009D73DE"/>
    <w:rsid w:val="009D74D6"/>
    <w:rsid w:val="009D7873"/>
    <w:rsid w:val="009E021C"/>
    <w:rsid w:val="009E03E7"/>
    <w:rsid w:val="009E076D"/>
    <w:rsid w:val="009E2473"/>
    <w:rsid w:val="009E294F"/>
    <w:rsid w:val="009E3896"/>
    <w:rsid w:val="009E4151"/>
    <w:rsid w:val="009E5B39"/>
    <w:rsid w:val="009E5BBD"/>
    <w:rsid w:val="009E7531"/>
    <w:rsid w:val="009E77BA"/>
    <w:rsid w:val="009F0BF7"/>
    <w:rsid w:val="009F111F"/>
    <w:rsid w:val="009F466B"/>
    <w:rsid w:val="009F47B6"/>
    <w:rsid w:val="009F504B"/>
    <w:rsid w:val="009F5287"/>
    <w:rsid w:val="009F5370"/>
    <w:rsid w:val="009F574E"/>
    <w:rsid w:val="009F7005"/>
    <w:rsid w:val="009F7CD5"/>
    <w:rsid w:val="00A000AA"/>
    <w:rsid w:val="00A012B7"/>
    <w:rsid w:val="00A01520"/>
    <w:rsid w:val="00A01A12"/>
    <w:rsid w:val="00A01AD0"/>
    <w:rsid w:val="00A01CD4"/>
    <w:rsid w:val="00A02761"/>
    <w:rsid w:val="00A0299B"/>
    <w:rsid w:val="00A035FD"/>
    <w:rsid w:val="00A03CF0"/>
    <w:rsid w:val="00A0582C"/>
    <w:rsid w:val="00A0718F"/>
    <w:rsid w:val="00A1087D"/>
    <w:rsid w:val="00A10A6C"/>
    <w:rsid w:val="00A1175B"/>
    <w:rsid w:val="00A120FC"/>
    <w:rsid w:val="00A12B84"/>
    <w:rsid w:val="00A13104"/>
    <w:rsid w:val="00A1444C"/>
    <w:rsid w:val="00A147FC"/>
    <w:rsid w:val="00A14824"/>
    <w:rsid w:val="00A148D7"/>
    <w:rsid w:val="00A14E08"/>
    <w:rsid w:val="00A14EE5"/>
    <w:rsid w:val="00A15C85"/>
    <w:rsid w:val="00A16D16"/>
    <w:rsid w:val="00A16ECB"/>
    <w:rsid w:val="00A17963"/>
    <w:rsid w:val="00A17E64"/>
    <w:rsid w:val="00A2072C"/>
    <w:rsid w:val="00A20963"/>
    <w:rsid w:val="00A213D2"/>
    <w:rsid w:val="00A21AE1"/>
    <w:rsid w:val="00A21D57"/>
    <w:rsid w:val="00A220E7"/>
    <w:rsid w:val="00A229D6"/>
    <w:rsid w:val="00A234DF"/>
    <w:rsid w:val="00A24B2A"/>
    <w:rsid w:val="00A24F1C"/>
    <w:rsid w:val="00A2517B"/>
    <w:rsid w:val="00A2540C"/>
    <w:rsid w:val="00A25C39"/>
    <w:rsid w:val="00A26801"/>
    <w:rsid w:val="00A27888"/>
    <w:rsid w:val="00A30B4E"/>
    <w:rsid w:val="00A31500"/>
    <w:rsid w:val="00A31C3B"/>
    <w:rsid w:val="00A321A1"/>
    <w:rsid w:val="00A327C2"/>
    <w:rsid w:val="00A32B70"/>
    <w:rsid w:val="00A33BC6"/>
    <w:rsid w:val="00A3424A"/>
    <w:rsid w:val="00A34601"/>
    <w:rsid w:val="00A348E3"/>
    <w:rsid w:val="00A34C3E"/>
    <w:rsid w:val="00A34EAD"/>
    <w:rsid w:val="00A35061"/>
    <w:rsid w:val="00A36CD1"/>
    <w:rsid w:val="00A36FEC"/>
    <w:rsid w:val="00A40D3F"/>
    <w:rsid w:val="00A40DBD"/>
    <w:rsid w:val="00A40F18"/>
    <w:rsid w:val="00A417CB"/>
    <w:rsid w:val="00A41CBD"/>
    <w:rsid w:val="00A42166"/>
    <w:rsid w:val="00A42C3A"/>
    <w:rsid w:val="00A42F8F"/>
    <w:rsid w:val="00A4349E"/>
    <w:rsid w:val="00A438E5"/>
    <w:rsid w:val="00A43CE1"/>
    <w:rsid w:val="00A43ECB"/>
    <w:rsid w:val="00A44397"/>
    <w:rsid w:val="00A444AD"/>
    <w:rsid w:val="00A45D65"/>
    <w:rsid w:val="00A45FF1"/>
    <w:rsid w:val="00A46401"/>
    <w:rsid w:val="00A469AB"/>
    <w:rsid w:val="00A50C2A"/>
    <w:rsid w:val="00A516E5"/>
    <w:rsid w:val="00A51B94"/>
    <w:rsid w:val="00A51FBB"/>
    <w:rsid w:val="00A521EF"/>
    <w:rsid w:val="00A5323E"/>
    <w:rsid w:val="00A54344"/>
    <w:rsid w:val="00A55551"/>
    <w:rsid w:val="00A555A1"/>
    <w:rsid w:val="00A5624E"/>
    <w:rsid w:val="00A56379"/>
    <w:rsid w:val="00A56430"/>
    <w:rsid w:val="00A56732"/>
    <w:rsid w:val="00A56EDB"/>
    <w:rsid w:val="00A56F58"/>
    <w:rsid w:val="00A56F75"/>
    <w:rsid w:val="00A570B5"/>
    <w:rsid w:val="00A57706"/>
    <w:rsid w:val="00A57B30"/>
    <w:rsid w:val="00A6029C"/>
    <w:rsid w:val="00A6358A"/>
    <w:rsid w:val="00A6363A"/>
    <w:rsid w:val="00A63E02"/>
    <w:rsid w:val="00A64A0D"/>
    <w:rsid w:val="00A64DE1"/>
    <w:rsid w:val="00A64F3A"/>
    <w:rsid w:val="00A66E1D"/>
    <w:rsid w:val="00A67807"/>
    <w:rsid w:val="00A67E1C"/>
    <w:rsid w:val="00A709F2"/>
    <w:rsid w:val="00A70E0C"/>
    <w:rsid w:val="00A72829"/>
    <w:rsid w:val="00A734E4"/>
    <w:rsid w:val="00A74478"/>
    <w:rsid w:val="00A749EB"/>
    <w:rsid w:val="00A7546E"/>
    <w:rsid w:val="00A76606"/>
    <w:rsid w:val="00A774A0"/>
    <w:rsid w:val="00A820BE"/>
    <w:rsid w:val="00A83785"/>
    <w:rsid w:val="00A83D08"/>
    <w:rsid w:val="00A83E15"/>
    <w:rsid w:val="00A840BF"/>
    <w:rsid w:val="00A8454E"/>
    <w:rsid w:val="00A8465C"/>
    <w:rsid w:val="00A84808"/>
    <w:rsid w:val="00A85132"/>
    <w:rsid w:val="00A851FA"/>
    <w:rsid w:val="00A86D9D"/>
    <w:rsid w:val="00A9044B"/>
    <w:rsid w:val="00A91914"/>
    <w:rsid w:val="00A91BDA"/>
    <w:rsid w:val="00A9260B"/>
    <w:rsid w:val="00A927B7"/>
    <w:rsid w:val="00A92A00"/>
    <w:rsid w:val="00A9372B"/>
    <w:rsid w:val="00A968D3"/>
    <w:rsid w:val="00A96B59"/>
    <w:rsid w:val="00A97383"/>
    <w:rsid w:val="00A974E0"/>
    <w:rsid w:val="00A97BE0"/>
    <w:rsid w:val="00AA02A9"/>
    <w:rsid w:val="00AA08E7"/>
    <w:rsid w:val="00AA0DEC"/>
    <w:rsid w:val="00AA0EE3"/>
    <w:rsid w:val="00AA0F72"/>
    <w:rsid w:val="00AA280D"/>
    <w:rsid w:val="00AA3E8C"/>
    <w:rsid w:val="00AA4669"/>
    <w:rsid w:val="00AA601B"/>
    <w:rsid w:val="00AA7783"/>
    <w:rsid w:val="00AA7FF1"/>
    <w:rsid w:val="00AB01D1"/>
    <w:rsid w:val="00AB0B9F"/>
    <w:rsid w:val="00AB2403"/>
    <w:rsid w:val="00AB50E6"/>
    <w:rsid w:val="00AB51D6"/>
    <w:rsid w:val="00AB5530"/>
    <w:rsid w:val="00AB5C85"/>
    <w:rsid w:val="00AB5E1A"/>
    <w:rsid w:val="00AB6080"/>
    <w:rsid w:val="00AB6C3B"/>
    <w:rsid w:val="00AB7457"/>
    <w:rsid w:val="00AB7802"/>
    <w:rsid w:val="00AB7C3D"/>
    <w:rsid w:val="00AC0423"/>
    <w:rsid w:val="00AC07A3"/>
    <w:rsid w:val="00AC10DB"/>
    <w:rsid w:val="00AC160C"/>
    <w:rsid w:val="00AC1E93"/>
    <w:rsid w:val="00AC2155"/>
    <w:rsid w:val="00AC3042"/>
    <w:rsid w:val="00AC3AB0"/>
    <w:rsid w:val="00AC400C"/>
    <w:rsid w:val="00AC5C28"/>
    <w:rsid w:val="00AC6169"/>
    <w:rsid w:val="00AC61A4"/>
    <w:rsid w:val="00AC6424"/>
    <w:rsid w:val="00AC706B"/>
    <w:rsid w:val="00AC7A1C"/>
    <w:rsid w:val="00AC7B56"/>
    <w:rsid w:val="00AD0479"/>
    <w:rsid w:val="00AD0A13"/>
    <w:rsid w:val="00AD0FF2"/>
    <w:rsid w:val="00AD11F5"/>
    <w:rsid w:val="00AD1D95"/>
    <w:rsid w:val="00AD2270"/>
    <w:rsid w:val="00AD25F3"/>
    <w:rsid w:val="00AD3782"/>
    <w:rsid w:val="00AD3D11"/>
    <w:rsid w:val="00AD4A26"/>
    <w:rsid w:val="00AD4AD0"/>
    <w:rsid w:val="00AD5156"/>
    <w:rsid w:val="00AD5BB4"/>
    <w:rsid w:val="00AD78AE"/>
    <w:rsid w:val="00AE1106"/>
    <w:rsid w:val="00AE1A91"/>
    <w:rsid w:val="00AE1DF2"/>
    <w:rsid w:val="00AE20A0"/>
    <w:rsid w:val="00AE24E1"/>
    <w:rsid w:val="00AE2DFB"/>
    <w:rsid w:val="00AE2E60"/>
    <w:rsid w:val="00AE320D"/>
    <w:rsid w:val="00AE39E7"/>
    <w:rsid w:val="00AE52E9"/>
    <w:rsid w:val="00AE579A"/>
    <w:rsid w:val="00AE724F"/>
    <w:rsid w:val="00AE7AAB"/>
    <w:rsid w:val="00AF0D89"/>
    <w:rsid w:val="00AF1477"/>
    <w:rsid w:val="00AF218F"/>
    <w:rsid w:val="00AF4BE4"/>
    <w:rsid w:val="00AF5B1C"/>
    <w:rsid w:val="00AF6260"/>
    <w:rsid w:val="00AF69AE"/>
    <w:rsid w:val="00AF6D00"/>
    <w:rsid w:val="00AF7A41"/>
    <w:rsid w:val="00B006FF"/>
    <w:rsid w:val="00B00A0A"/>
    <w:rsid w:val="00B01C84"/>
    <w:rsid w:val="00B02489"/>
    <w:rsid w:val="00B02538"/>
    <w:rsid w:val="00B02D6B"/>
    <w:rsid w:val="00B036F7"/>
    <w:rsid w:val="00B03DCD"/>
    <w:rsid w:val="00B04787"/>
    <w:rsid w:val="00B047EC"/>
    <w:rsid w:val="00B051C5"/>
    <w:rsid w:val="00B05DE2"/>
    <w:rsid w:val="00B06394"/>
    <w:rsid w:val="00B069B9"/>
    <w:rsid w:val="00B06A3E"/>
    <w:rsid w:val="00B07873"/>
    <w:rsid w:val="00B0789C"/>
    <w:rsid w:val="00B109D0"/>
    <w:rsid w:val="00B10C0C"/>
    <w:rsid w:val="00B11102"/>
    <w:rsid w:val="00B1207A"/>
    <w:rsid w:val="00B12BBA"/>
    <w:rsid w:val="00B12C8D"/>
    <w:rsid w:val="00B12E26"/>
    <w:rsid w:val="00B13269"/>
    <w:rsid w:val="00B13407"/>
    <w:rsid w:val="00B13E20"/>
    <w:rsid w:val="00B13EA8"/>
    <w:rsid w:val="00B14486"/>
    <w:rsid w:val="00B1472F"/>
    <w:rsid w:val="00B14FE8"/>
    <w:rsid w:val="00B16060"/>
    <w:rsid w:val="00B16A95"/>
    <w:rsid w:val="00B16E44"/>
    <w:rsid w:val="00B16F75"/>
    <w:rsid w:val="00B17041"/>
    <w:rsid w:val="00B1709D"/>
    <w:rsid w:val="00B203B1"/>
    <w:rsid w:val="00B21A6B"/>
    <w:rsid w:val="00B21B8C"/>
    <w:rsid w:val="00B228B6"/>
    <w:rsid w:val="00B22C13"/>
    <w:rsid w:val="00B23714"/>
    <w:rsid w:val="00B2379F"/>
    <w:rsid w:val="00B239BB"/>
    <w:rsid w:val="00B23E64"/>
    <w:rsid w:val="00B24306"/>
    <w:rsid w:val="00B24498"/>
    <w:rsid w:val="00B2465E"/>
    <w:rsid w:val="00B24834"/>
    <w:rsid w:val="00B24CED"/>
    <w:rsid w:val="00B25AFD"/>
    <w:rsid w:val="00B25BEF"/>
    <w:rsid w:val="00B26B86"/>
    <w:rsid w:val="00B27552"/>
    <w:rsid w:val="00B278CF"/>
    <w:rsid w:val="00B3071F"/>
    <w:rsid w:val="00B31628"/>
    <w:rsid w:val="00B31D86"/>
    <w:rsid w:val="00B32049"/>
    <w:rsid w:val="00B32419"/>
    <w:rsid w:val="00B3286B"/>
    <w:rsid w:val="00B3288D"/>
    <w:rsid w:val="00B333B3"/>
    <w:rsid w:val="00B3371D"/>
    <w:rsid w:val="00B337D2"/>
    <w:rsid w:val="00B34A3C"/>
    <w:rsid w:val="00B34AAF"/>
    <w:rsid w:val="00B361FF"/>
    <w:rsid w:val="00B36597"/>
    <w:rsid w:val="00B36B33"/>
    <w:rsid w:val="00B372A3"/>
    <w:rsid w:val="00B4008C"/>
    <w:rsid w:val="00B40E7F"/>
    <w:rsid w:val="00B411C0"/>
    <w:rsid w:val="00B41532"/>
    <w:rsid w:val="00B427B5"/>
    <w:rsid w:val="00B42F5F"/>
    <w:rsid w:val="00B43854"/>
    <w:rsid w:val="00B43B9B"/>
    <w:rsid w:val="00B43BC5"/>
    <w:rsid w:val="00B43E52"/>
    <w:rsid w:val="00B43F99"/>
    <w:rsid w:val="00B43F9F"/>
    <w:rsid w:val="00B4427A"/>
    <w:rsid w:val="00B4470C"/>
    <w:rsid w:val="00B457AA"/>
    <w:rsid w:val="00B4627C"/>
    <w:rsid w:val="00B4657E"/>
    <w:rsid w:val="00B47CDF"/>
    <w:rsid w:val="00B5048F"/>
    <w:rsid w:val="00B506DC"/>
    <w:rsid w:val="00B50EBF"/>
    <w:rsid w:val="00B5238D"/>
    <w:rsid w:val="00B52DB3"/>
    <w:rsid w:val="00B531F3"/>
    <w:rsid w:val="00B537CA"/>
    <w:rsid w:val="00B53896"/>
    <w:rsid w:val="00B54189"/>
    <w:rsid w:val="00B54209"/>
    <w:rsid w:val="00B5479A"/>
    <w:rsid w:val="00B5536A"/>
    <w:rsid w:val="00B559FD"/>
    <w:rsid w:val="00B55E81"/>
    <w:rsid w:val="00B56487"/>
    <w:rsid w:val="00B56D55"/>
    <w:rsid w:val="00B57628"/>
    <w:rsid w:val="00B60B80"/>
    <w:rsid w:val="00B62305"/>
    <w:rsid w:val="00B63232"/>
    <w:rsid w:val="00B649B1"/>
    <w:rsid w:val="00B66494"/>
    <w:rsid w:val="00B664A0"/>
    <w:rsid w:val="00B66DC4"/>
    <w:rsid w:val="00B700F6"/>
    <w:rsid w:val="00B7024C"/>
    <w:rsid w:val="00B70388"/>
    <w:rsid w:val="00B70E94"/>
    <w:rsid w:val="00B71205"/>
    <w:rsid w:val="00B718F2"/>
    <w:rsid w:val="00B7308C"/>
    <w:rsid w:val="00B736E5"/>
    <w:rsid w:val="00B75A91"/>
    <w:rsid w:val="00B75E03"/>
    <w:rsid w:val="00B7688E"/>
    <w:rsid w:val="00B77785"/>
    <w:rsid w:val="00B8019F"/>
    <w:rsid w:val="00B80826"/>
    <w:rsid w:val="00B80EDC"/>
    <w:rsid w:val="00B80F0D"/>
    <w:rsid w:val="00B81BFA"/>
    <w:rsid w:val="00B82060"/>
    <w:rsid w:val="00B8366D"/>
    <w:rsid w:val="00B83686"/>
    <w:rsid w:val="00B8448C"/>
    <w:rsid w:val="00B850E6"/>
    <w:rsid w:val="00B85389"/>
    <w:rsid w:val="00B85556"/>
    <w:rsid w:val="00B85A32"/>
    <w:rsid w:val="00B86A9F"/>
    <w:rsid w:val="00B90D23"/>
    <w:rsid w:val="00B916CF"/>
    <w:rsid w:val="00B917BA"/>
    <w:rsid w:val="00B9295C"/>
    <w:rsid w:val="00B92D77"/>
    <w:rsid w:val="00B931CC"/>
    <w:rsid w:val="00B93BC0"/>
    <w:rsid w:val="00B93DEB"/>
    <w:rsid w:val="00B9452B"/>
    <w:rsid w:val="00B945E9"/>
    <w:rsid w:val="00B95977"/>
    <w:rsid w:val="00B95D5F"/>
    <w:rsid w:val="00B96814"/>
    <w:rsid w:val="00B97A70"/>
    <w:rsid w:val="00BA14FE"/>
    <w:rsid w:val="00BA23C6"/>
    <w:rsid w:val="00BA44AF"/>
    <w:rsid w:val="00BA526E"/>
    <w:rsid w:val="00BA5F06"/>
    <w:rsid w:val="00BA61FA"/>
    <w:rsid w:val="00BA6393"/>
    <w:rsid w:val="00BA6994"/>
    <w:rsid w:val="00BA73D0"/>
    <w:rsid w:val="00BA7DD1"/>
    <w:rsid w:val="00BB09FC"/>
    <w:rsid w:val="00BB0E52"/>
    <w:rsid w:val="00BB1651"/>
    <w:rsid w:val="00BB1C86"/>
    <w:rsid w:val="00BB1F07"/>
    <w:rsid w:val="00BB4112"/>
    <w:rsid w:val="00BB43B3"/>
    <w:rsid w:val="00BB5134"/>
    <w:rsid w:val="00BB5C57"/>
    <w:rsid w:val="00BB5E70"/>
    <w:rsid w:val="00BB62EC"/>
    <w:rsid w:val="00BB6CE9"/>
    <w:rsid w:val="00BB7652"/>
    <w:rsid w:val="00BB7E28"/>
    <w:rsid w:val="00BC0505"/>
    <w:rsid w:val="00BC0796"/>
    <w:rsid w:val="00BC0A1A"/>
    <w:rsid w:val="00BC0FFA"/>
    <w:rsid w:val="00BC1352"/>
    <w:rsid w:val="00BC2397"/>
    <w:rsid w:val="00BC25E3"/>
    <w:rsid w:val="00BC2795"/>
    <w:rsid w:val="00BC2D71"/>
    <w:rsid w:val="00BC3095"/>
    <w:rsid w:val="00BC44E3"/>
    <w:rsid w:val="00BC4729"/>
    <w:rsid w:val="00BC47D1"/>
    <w:rsid w:val="00BC4ECE"/>
    <w:rsid w:val="00BC6295"/>
    <w:rsid w:val="00BC6771"/>
    <w:rsid w:val="00BC7092"/>
    <w:rsid w:val="00BC75B5"/>
    <w:rsid w:val="00BC78CE"/>
    <w:rsid w:val="00BD05B1"/>
    <w:rsid w:val="00BD0EBA"/>
    <w:rsid w:val="00BD1F7F"/>
    <w:rsid w:val="00BD2670"/>
    <w:rsid w:val="00BD2768"/>
    <w:rsid w:val="00BD2F8B"/>
    <w:rsid w:val="00BD4263"/>
    <w:rsid w:val="00BD59BB"/>
    <w:rsid w:val="00BD6115"/>
    <w:rsid w:val="00BD6B1F"/>
    <w:rsid w:val="00BD770A"/>
    <w:rsid w:val="00BD7A7A"/>
    <w:rsid w:val="00BE03D3"/>
    <w:rsid w:val="00BE0467"/>
    <w:rsid w:val="00BE0B37"/>
    <w:rsid w:val="00BE20AC"/>
    <w:rsid w:val="00BE2A03"/>
    <w:rsid w:val="00BE2EB2"/>
    <w:rsid w:val="00BE307D"/>
    <w:rsid w:val="00BE3EAC"/>
    <w:rsid w:val="00BE464B"/>
    <w:rsid w:val="00BE4D9A"/>
    <w:rsid w:val="00BE50FB"/>
    <w:rsid w:val="00BE5537"/>
    <w:rsid w:val="00BE5B1A"/>
    <w:rsid w:val="00BE5F35"/>
    <w:rsid w:val="00BE642C"/>
    <w:rsid w:val="00BE689E"/>
    <w:rsid w:val="00BF1A3C"/>
    <w:rsid w:val="00BF3885"/>
    <w:rsid w:val="00BF439E"/>
    <w:rsid w:val="00BF4463"/>
    <w:rsid w:val="00BF4B48"/>
    <w:rsid w:val="00BF4E77"/>
    <w:rsid w:val="00BF4F20"/>
    <w:rsid w:val="00BF595D"/>
    <w:rsid w:val="00BF5D63"/>
    <w:rsid w:val="00BF6944"/>
    <w:rsid w:val="00BF6D1C"/>
    <w:rsid w:val="00BF78AF"/>
    <w:rsid w:val="00BF7A16"/>
    <w:rsid w:val="00C01036"/>
    <w:rsid w:val="00C013D0"/>
    <w:rsid w:val="00C018DF"/>
    <w:rsid w:val="00C02716"/>
    <w:rsid w:val="00C03805"/>
    <w:rsid w:val="00C04BC2"/>
    <w:rsid w:val="00C04C85"/>
    <w:rsid w:val="00C059D0"/>
    <w:rsid w:val="00C0610E"/>
    <w:rsid w:val="00C066DC"/>
    <w:rsid w:val="00C06D99"/>
    <w:rsid w:val="00C070AA"/>
    <w:rsid w:val="00C0732C"/>
    <w:rsid w:val="00C073C5"/>
    <w:rsid w:val="00C07A98"/>
    <w:rsid w:val="00C10723"/>
    <w:rsid w:val="00C10D81"/>
    <w:rsid w:val="00C114E3"/>
    <w:rsid w:val="00C12519"/>
    <w:rsid w:val="00C12B44"/>
    <w:rsid w:val="00C12DD9"/>
    <w:rsid w:val="00C1411F"/>
    <w:rsid w:val="00C14672"/>
    <w:rsid w:val="00C1471A"/>
    <w:rsid w:val="00C15082"/>
    <w:rsid w:val="00C15767"/>
    <w:rsid w:val="00C16B7E"/>
    <w:rsid w:val="00C17377"/>
    <w:rsid w:val="00C17487"/>
    <w:rsid w:val="00C178BC"/>
    <w:rsid w:val="00C17D60"/>
    <w:rsid w:val="00C20F3B"/>
    <w:rsid w:val="00C21322"/>
    <w:rsid w:val="00C21396"/>
    <w:rsid w:val="00C2193E"/>
    <w:rsid w:val="00C225D4"/>
    <w:rsid w:val="00C23494"/>
    <w:rsid w:val="00C23E2E"/>
    <w:rsid w:val="00C23EA9"/>
    <w:rsid w:val="00C24388"/>
    <w:rsid w:val="00C24F42"/>
    <w:rsid w:val="00C251E7"/>
    <w:rsid w:val="00C25807"/>
    <w:rsid w:val="00C2615E"/>
    <w:rsid w:val="00C26B0D"/>
    <w:rsid w:val="00C26C1E"/>
    <w:rsid w:val="00C279A6"/>
    <w:rsid w:val="00C27D3A"/>
    <w:rsid w:val="00C315EB"/>
    <w:rsid w:val="00C3170E"/>
    <w:rsid w:val="00C31A70"/>
    <w:rsid w:val="00C32F46"/>
    <w:rsid w:val="00C32F4D"/>
    <w:rsid w:val="00C332B3"/>
    <w:rsid w:val="00C33522"/>
    <w:rsid w:val="00C3368B"/>
    <w:rsid w:val="00C343FB"/>
    <w:rsid w:val="00C349A5"/>
    <w:rsid w:val="00C35609"/>
    <w:rsid w:val="00C35B20"/>
    <w:rsid w:val="00C360A2"/>
    <w:rsid w:val="00C37583"/>
    <w:rsid w:val="00C37941"/>
    <w:rsid w:val="00C37DE5"/>
    <w:rsid w:val="00C40311"/>
    <w:rsid w:val="00C40535"/>
    <w:rsid w:val="00C40773"/>
    <w:rsid w:val="00C413D9"/>
    <w:rsid w:val="00C423E2"/>
    <w:rsid w:val="00C42EE6"/>
    <w:rsid w:val="00C43D95"/>
    <w:rsid w:val="00C44FD1"/>
    <w:rsid w:val="00C4529A"/>
    <w:rsid w:val="00C46542"/>
    <w:rsid w:val="00C46D76"/>
    <w:rsid w:val="00C4727B"/>
    <w:rsid w:val="00C47FF1"/>
    <w:rsid w:val="00C506C6"/>
    <w:rsid w:val="00C50BB5"/>
    <w:rsid w:val="00C50E17"/>
    <w:rsid w:val="00C512F5"/>
    <w:rsid w:val="00C51B35"/>
    <w:rsid w:val="00C51CCA"/>
    <w:rsid w:val="00C5209F"/>
    <w:rsid w:val="00C526A7"/>
    <w:rsid w:val="00C529B4"/>
    <w:rsid w:val="00C53926"/>
    <w:rsid w:val="00C5408B"/>
    <w:rsid w:val="00C54758"/>
    <w:rsid w:val="00C559F4"/>
    <w:rsid w:val="00C56D9E"/>
    <w:rsid w:val="00C57579"/>
    <w:rsid w:val="00C6012A"/>
    <w:rsid w:val="00C601A1"/>
    <w:rsid w:val="00C60F41"/>
    <w:rsid w:val="00C6214B"/>
    <w:rsid w:val="00C62F64"/>
    <w:rsid w:val="00C631D1"/>
    <w:rsid w:val="00C635F4"/>
    <w:rsid w:val="00C654BA"/>
    <w:rsid w:val="00C66660"/>
    <w:rsid w:val="00C66798"/>
    <w:rsid w:val="00C667BB"/>
    <w:rsid w:val="00C66B4C"/>
    <w:rsid w:val="00C66E6A"/>
    <w:rsid w:val="00C66FA6"/>
    <w:rsid w:val="00C6749F"/>
    <w:rsid w:val="00C71619"/>
    <w:rsid w:val="00C72735"/>
    <w:rsid w:val="00C72A3C"/>
    <w:rsid w:val="00C72D25"/>
    <w:rsid w:val="00C73AE1"/>
    <w:rsid w:val="00C73EE5"/>
    <w:rsid w:val="00C749F6"/>
    <w:rsid w:val="00C74B48"/>
    <w:rsid w:val="00C8069E"/>
    <w:rsid w:val="00C8152C"/>
    <w:rsid w:val="00C815AB"/>
    <w:rsid w:val="00C81AB3"/>
    <w:rsid w:val="00C827BB"/>
    <w:rsid w:val="00C82A2A"/>
    <w:rsid w:val="00C82E01"/>
    <w:rsid w:val="00C83176"/>
    <w:rsid w:val="00C83AA6"/>
    <w:rsid w:val="00C83DFD"/>
    <w:rsid w:val="00C842E3"/>
    <w:rsid w:val="00C84D67"/>
    <w:rsid w:val="00C84FCC"/>
    <w:rsid w:val="00C85761"/>
    <w:rsid w:val="00C85948"/>
    <w:rsid w:val="00C85960"/>
    <w:rsid w:val="00C85BD2"/>
    <w:rsid w:val="00C85F59"/>
    <w:rsid w:val="00C8616F"/>
    <w:rsid w:val="00C864F1"/>
    <w:rsid w:val="00C90DFB"/>
    <w:rsid w:val="00C913EE"/>
    <w:rsid w:val="00C9186A"/>
    <w:rsid w:val="00C91ADA"/>
    <w:rsid w:val="00C92703"/>
    <w:rsid w:val="00C9298B"/>
    <w:rsid w:val="00C92B1E"/>
    <w:rsid w:val="00C93BD2"/>
    <w:rsid w:val="00C944A0"/>
    <w:rsid w:val="00C945D2"/>
    <w:rsid w:val="00C94BBB"/>
    <w:rsid w:val="00C94F12"/>
    <w:rsid w:val="00C951FA"/>
    <w:rsid w:val="00C957E9"/>
    <w:rsid w:val="00C95842"/>
    <w:rsid w:val="00C95FD6"/>
    <w:rsid w:val="00C9698E"/>
    <w:rsid w:val="00C96DDE"/>
    <w:rsid w:val="00C96FB2"/>
    <w:rsid w:val="00CA0466"/>
    <w:rsid w:val="00CA1183"/>
    <w:rsid w:val="00CA1564"/>
    <w:rsid w:val="00CA2AF2"/>
    <w:rsid w:val="00CA31D5"/>
    <w:rsid w:val="00CA4C34"/>
    <w:rsid w:val="00CA4E65"/>
    <w:rsid w:val="00CA609F"/>
    <w:rsid w:val="00CB026D"/>
    <w:rsid w:val="00CB0CD9"/>
    <w:rsid w:val="00CB127C"/>
    <w:rsid w:val="00CB15A4"/>
    <w:rsid w:val="00CB193F"/>
    <w:rsid w:val="00CB20A3"/>
    <w:rsid w:val="00CB21E0"/>
    <w:rsid w:val="00CB2200"/>
    <w:rsid w:val="00CB23DC"/>
    <w:rsid w:val="00CB2D37"/>
    <w:rsid w:val="00CB4DF2"/>
    <w:rsid w:val="00CB5252"/>
    <w:rsid w:val="00CB5F0E"/>
    <w:rsid w:val="00CB603F"/>
    <w:rsid w:val="00CB60FA"/>
    <w:rsid w:val="00CB700C"/>
    <w:rsid w:val="00CB768B"/>
    <w:rsid w:val="00CC0121"/>
    <w:rsid w:val="00CC02FD"/>
    <w:rsid w:val="00CC0590"/>
    <w:rsid w:val="00CC0BEC"/>
    <w:rsid w:val="00CC1EFE"/>
    <w:rsid w:val="00CC2358"/>
    <w:rsid w:val="00CC30AB"/>
    <w:rsid w:val="00CC3669"/>
    <w:rsid w:val="00CC3CAC"/>
    <w:rsid w:val="00CC3FCF"/>
    <w:rsid w:val="00CC5A4E"/>
    <w:rsid w:val="00CC6023"/>
    <w:rsid w:val="00CC64BA"/>
    <w:rsid w:val="00CC7515"/>
    <w:rsid w:val="00CC7A7F"/>
    <w:rsid w:val="00CD0250"/>
    <w:rsid w:val="00CD0934"/>
    <w:rsid w:val="00CD3A96"/>
    <w:rsid w:val="00CD3B8A"/>
    <w:rsid w:val="00CD54B5"/>
    <w:rsid w:val="00CD5EAC"/>
    <w:rsid w:val="00CD6FB8"/>
    <w:rsid w:val="00CD74FE"/>
    <w:rsid w:val="00CE0D22"/>
    <w:rsid w:val="00CE188D"/>
    <w:rsid w:val="00CE1CFA"/>
    <w:rsid w:val="00CE1D13"/>
    <w:rsid w:val="00CE2F22"/>
    <w:rsid w:val="00CE3BC7"/>
    <w:rsid w:val="00CE41DD"/>
    <w:rsid w:val="00CE4742"/>
    <w:rsid w:val="00CE4EDF"/>
    <w:rsid w:val="00CE5B79"/>
    <w:rsid w:val="00CE5D74"/>
    <w:rsid w:val="00CE6D68"/>
    <w:rsid w:val="00CE70FE"/>
    <w:rsid w:val="00CE7477"/>
    <w:rsid w:val="00CE755F"/>
    <w:rsid w:val="00CF0079"/>
    <w:rsid w:val="00CF0721"/>
    <w:rsid w:val="00CF0AB2"/>
    <w:rsid w:val="00CF1817"/>
    <w:rsid w:val="00CF18FF"/>
    <w:rsid w:val="00CF1A9D"/>
    <w:rsid w:val="00CF237D"/>
    <w:rsid w:val="00CF5A72"/>
    <w:rsid w:val="00CF5DE0"/>
    <w:rsid w:val="00CF624F"/>
    <w:rsid w:val="00CF667A"/>
    <w:rsid w:val="00CF7445"/>
    <w:rsid w:val="00D00868"/>
    <w:rsid w:val="00D01228"/>
    <w:rsid w:val="00D0184D"/>
    <w:rsid w:val="00D01A17"/>
    <w:rsid w:val="00D01F9B"/>
    <w:rsid w:val="00D027AC"/>
    <w:rsid w:val="00D028A2"/>
    <w:rsid w:val="00D03D72"/>
    <w:rsid w:val="00D042DE"/>
    <w:rsid w:val="00D04EF9"/>
    <w:rsid w:val="00D0548A"/>
    <w:rsid w:val="00D05729"/>
    <w:rsid w:val="00D06214"/>
    <w:rsid w:val="00D06AD7"/>
    <w:rsid w:val="00D06FC5"/>
    <w:rsid w:val="00D07646"/>
    <w:rsid w:val="00D101F5"/>
    <w:rsid w:val="00D107CA"/>
    <w:rsid w:val="00D1271C"/>
    <w:rsid w:val="00D12901"/>
    <w:rsid w:val="00D12BEF"/>
    <w:rsid w:val="00D13E96"/>
    <w:rsid w:val="00D1577C"/>
    <w:rsid w:val="00D15BFF"/>
    <w:rsid w:val="00D15C9B"/>
    <w:rsid w:val="00D165EF"/>
    <w:rsid w:val="00D20012"/>
    <w:rsid w:val="00D2038B"/>
    <w:rsid w:val="00D2099E"/>
    <w:rsid w:val="00D2208E"/>
    <w:rsid w:val="00D23310"/>
    <w:rsid w:val="00D233FE"/>
    <w:rsid w:val="00D24170"/>
    <w:rsid w:val="00D24525"/>
    <w:rsid w:val="00D24992"/>
    <w:rsid w:val="00D25AC5"/>
    <w:rsid w:val="00D25EB5"/>
    <w:rsid w:val="00D26EBA"/>
    <w:rsid w:val="00D303D1"/>
    <w:rsid w:val="00D30493"/>
    <w:rsid w:val="00D30715"/>
    <w:rsid w:val="00D30DA9"/>
    <w:rsid w:val="00D32263"/>
    <w:rsid w:val="00D32829"/>
    <w:rsid w:val="00D33456"/>
    <w:rsid w:val="00D33D05"/>
    <w:rsid w:val="00D34385"/>
    <w:rsid w:val="00D35AB5"/>
    <w:rsid w:val="00D3687A"/>
    <w:rsid w:val="00D369E8"/>
    <w:rsid w:val="00D375AE"/>
    <w:rsid w:val="00D37A2F"/>
    <w:rsid w:val="00D402BB"/>
    <w:rsid w:val="00D40696"/>
    <w:rsid w:val="00D41479"/>
    <w:rsid w:val="00D41704"/>
    <w:rsid w:val="00D418A3"/>
    <w:rsid w:val="00D423F3"/>
    <w:rsid w:val="00D42A1C"/>
    <w:rsid w:val="00D43567"/>
    <w:rsid w:val="00D43D8B"/>
    <w:rsid w:val="00D44096"/>
    <w:rsid w:val="00D44391"/>
    <w:rsid w:val="00D4494A"/>
    <w:rsid w:val="00D45955"/>
    <w:rsid w:val="00D45F6C"/>
    <w:rsid w:val="00D4767D"/>
    <w:rsid w:val="00D47F99"/>
    <w:rsid w:val="00D50161"/>
    <w:rsid w:val="00D50B08"/>
    <w:rsid w:val="00D50C75"/>
    <w:rsid w:val="00D50D4B"/>
    <w:rsid w:val="00D51C9B"/>
    <w:rsid w:val="00D5210B"/>
    <w:rsid w:val="00D5215F"/>
    <w:rsid w:val="00D52835"/>
    <w:rsid w:val="00D53312"/>
    <w:rsid w:val="00D54D43"/>
    <w:rsid w:val="00D54EF6"/>
    <w:rsid w:val="00D55F9E"/>
    <w:rsid w:val="00D564D5"/>
    <w:rsid w:val="00D60E62"/>
    <w:rsid w:val="00D615FD"/>
    <w:rsid w:val="00D61D53"/>
    <w:rsid w:val="00D6267E"/>
    <w:rsid w:val="00D62959"/>
    <w:rsid w:val="00D63568"/>
    <w:rsid w:val="00D64FAC"/>
    <w:rsid w:val="00D6540B"/>
    <w:rsid w:val="00D65688"/>
    <w:rsid w:val="00D66CE2"/>
    <w:rsid w:val="00D67654"/>
    <w:rsid w:val="00D67732"/>
    <w:rsid w:val="00D70452"/>
    <w:rsid w:val="00D71526"/>
    <w:rsid w:val="00D72417"/>
    <w:rsid w:val="00D728DB"/>
    <w:rsid w:val="00D7297A"/>
    <w:rsid w:val="00D72F2F"/>
    <w:rsid w:val="00D73260"/>
    <w:rsid w:val="00D73EEC"/>
    <w:rsid w:val="00D76E23"/>
    <w:rsid w:val="00D772C8"/>
    <w:rsid w:val="00D777F8"/>
    <w:rsid w:val="00D800AD"/>
    <w:rsid w:val="00D801FB"/>
    <w:rsid w:val="00D80761"/>
    <w:rsid w:val="00D82BEE"/>
    <w:rsid w:val="00D832F0"/>
    <w:rsid w:val="00D8391F"/>
    <w:rsid w:val="00D840E7"/>
    <w:rsid w:val="00D843B2"/>
    <w:rsid w:val="00D8497A"/>
    <w:rsid w:val="00D84A19"/>
    <w:rsid w:val="00D84FD2"/>
    <w:rsid w:val="00D8506F"/>
    <w:rsid w:val="00D8509A"/>
    <w:rsid w:val="00D85198"/>
    <w:rsid w:val="00D8566A"/>
    <w:rsid w:val="00D86196"/>
    <w:rsid w:val="00D867B4"/>
    <w:rsid w:val="00D8722D"/>
    <w:rsid w:val="00D87C82"/>
    <w:rsid w:val="00D87DAC"/>
    <w:rsid w:val="00D902B1"/>
    <w:rsid w:val="00D907F7"/>
    <w:rsid w:val="00D90FEE"/>
    <w:rsid w:val="00D910B3"/>
    <w:rsid w:val="00D914D4"/>
    <w:rsid w:val="00D92512"/>
    <w:rsid w:val="00D92CD1"/>
    <w:rsid w:val="00D92FEF"/>
    <w:rsid w:val="00D93AB3"/>
    <w:rsid w:val="00D951B2"/>
    <w:rsid w:val="00D95A49"/>
    <w:rsid w:val="00D962C7"/>
    <w:rsid w:val="00D96502"/>
    <w:rsid w:val="00D97128"/>
    <w:rsid w:val="00DA0CA1"/>
    <w:rsid w:val="00DA0EA0"/>
    <w:rsid w:val="00DA11E4"/>
    <w:rsid w:val="00DA2C49"/>
    <w:rsid w:val="00DA3498"/>
    <w:rsid w:val="00DA35E9"/>
    <w:rsid w:val="00DA3941"/>
    <w:rsid w:val="00DA3DD2"/>
    <w:rsid w:val="00DA43AF"/>
    <w:rsid w:val="00DA59E5"/>
    <w:rsid w:val="00DA6617"/>
    <w:rsid w:val="00DA6B3C"/>
    <w:rsid w:val="00DA7CF3"/>
    <w:rsid w:val="00DB03C9"/>
    <w:rsid w:val="00DB092B"/>
    <w:rsid w:val="00DB0CB0"/>
    <w:rsid w:val="00DB1F69"/>
    <w:rsid w:val="00DB218C"/>
    <w:rsid w:val="00DB28A3"/>
    <w:rsid w:val="00DB2BE2"/>
    <w:rsid w:val="00DB2D4B"/>
    <w:rsid w:val="00DB31D1"/>
    <w:rsid w:val="00DB41C7"/>
    <w:rsid w:val="00DB4A1D"/>
    <w:rsid w:val="00DB516F"/>
    <w:rsid w:val="00DB51CA"/>
    <w:rsid w:val="00DB69D5"/>
    <w:rsid w:val="00DB72CA"/>
    <w:rsid w:val="00DB7355"/>
    <w:rsid w:val="00DB7CCC"/>
    <w:rsid w:val="00DC11E0"/>
    <w:rsid w:val="00DC387E"/>
    <w:rsid w:val="00DC39D8"/>
    <w:rsid w:val="00DC4854"/>
    <w:rsid w:val="00DC5132"/>
    <w:rsid w:val="00DC5BC4"/>
    <w:rsid w:val="00DC6026"/>
    <w:rsid w:val="00DC693C"/>
    <w:rsid w:val="00DC70E9"/>
    <w:rsid w:val="00DC77E1"/>
    <w:rsid w:val="00DD0759"/>
    <w:rsid w:val="00DD0795"/>
    <w:rsid w:val="00DD0EC1"/>
    <w:rsid w:val="00DD1162"/>
    <w:rsid w:val="00DD17AE"/>
    <w:rsid w:val="00DD1E0F"/>
    <w:rsid w:val="00DD3DAA"/>
    <w:rsid w:val="00DD42DD"/>
    <w:rsid w:val="00DD5C99"/>
    <w:rsid w:val="00DD6090"/>
    <w:rsid w:val="00DD6786"/>
    <w:rsid w:val="00DD6DB0"/>
    <w:rsid w:val="00DD7B9D"/>
    <w:rsid w:val="00DD7C96"/>
    <w:rsid w:val="00DD7CE0"/>
    <w:rsid w:val="00DE0D35"/>
    <w:rsid w:val="00DE0DE0"/>
    <w:rsid w:val="00DE118E"/>
    <w:rsid w:val="00DE1409"/>
    <w:rsid w:val="00DE27A6"/>
    <w:rsid w:val="00DE3A28"/>
    <w:rsid w:val="00DE440D"/>
    <w:rsid w:val="00DE4BD9"/>
    <w:rsid w:val="00DE536C"/>
    <w:rsid w:val="00DE5A8C"/>
    <w:rsid w:val="00DE6580"/>
    <w:rsid w:val="00DE65A5"/>
    <w:rsid w:val="00DE6F6A"/>
    <w:rsid w:val="00DE71C3"/>
    <w:rsid w:val="00DF0652"/>
    <w:rsid w:val="00DF068A"/>
    <w:rsid w:val="00DF0BCA"/>
    <w:rsid w:val="00DF1327"/>
    <w:rsid w:val="00DF22A4"/>
    <w:rsid w:val="00DF2535"/>
    <w:rsid w:val="00DF32BF"/>
    <w:rsid w:val="00DF332F"/>
    <w:rsid w:val="00DF48E5"/>
    <w:rsid w:val="00DF4975"/>
    <w:rsid w:val="00DF4E32"/>
    <w:rsid w:val="00DF66A3"/>
    <w:rsid w:val="00DF6A86"/>
    <w:rsid w:val="00DF74CE"/>
    <w:rsid w:val="00DF78B5"/>
    <w:rsid w:val="00DF7A1E"/>
    <w:rsid w:val="00DF7A2A"/>
    <w:rsid w:val="00DF7CA5"/>
    <w:rsid w:val="00E0022C"/>
    <w:rsid w:val="00E006C3"/>
    <w:rsid w:val="00E009E7"/>
    <w:rsid w:val="00E00E8F"/>
    <w:rsid w:val="00E00FC7"/>
    <w:rsid w:val="00E025B8"/>
    <w:rsid w:val="00E02798"/>
    <w:rsid w:val="00E02FEE"/>
    <w:rsid w:val="00E03959"/>
    <w:rsid w:val="00E03ADF"/>
    <w:rsid w:val="00E03C1D"/>
    <w:rsid w:val="00E03C60"/>
    <w:rsid w:val="00E040B2"/>
    <w:rsid w:val="00E0447E"/>
    <w:rsid w:val="00E0462A"/>
    <w:rsid w:val="00E05054"/>
    <w:rsid w:val="00E051D0"/>
    <w:rsid w:val="00E055AF"/>
    <w:rsid w:val="00E05FD2"/>
    <w:rsid w:val="00E06291"/>
    <w:rsid w:val="00E06B8A"/>
    <w:rsid w:val="00E06BC7"/>
    <w:rsid w:val="00E073AC"/>
    <w:rsid w:val="00E07A8C"/>
    <w:rsid w:val="00E102A8"/>
    <w:rsid w:val="00E10F16"/>
    <w:rsid w:val="00E11051"/>
    <w:rsid w:val="00E1194D"/>
    <w:rsid w:val="00E1207A"/>
    <w:rsid w:val="00E122F6"/>
    <w:rsid w:val="00E12375"/>
    <w:rsid w:val="00E12CA9"/>
    <w:rsid w:val="00E12F54"/>
    <w:rsid w:val="00E13082"/>
    <w:rsid w:val="00E13CBE"/>
    <w:rsid w:val="00E13D70"/>
    <w:rsid w:val="00E13F87"/>
    <w:rsid w:val="00E14412"/>
    <w:rsid w:val="00E1463B"/>
    <w:rsid w:val="00E14C3E"/>
    <w:rsid w:val="00E16DE0"/>
    <w:rsid w:val="00E16E6D"/>
    <w:rsid w:val="00E1784A"/>
    <w:rsid w:val="00E2028E"/>
    <w:rsid w:val="00E209F1"/>
    <w:rsid w:val="00E20FA9"/>
    <w:rsid w:val="00E21FB8"/>
    <w:rsid w:val="00E22445"/>
    <w:rsid w:val="00E23386"/>
    <w:rsid w:val="00E23955"/>
    <w:rsid w:val="00E23A93"/>
    <w:rsid w:val="00E24397"/>
    <w:rsid w:val="00E24BA9"/>
    <w:rsid w:val="00E261B4"/>
    <w:rsid w:val="00E26D7C"/>
    <w:rsid w:val="00E27D9D"/>
    <w:rsid w:val="00E300BD"/>
    <w:rsid w:val="00E30C06"/>
    <w:rsid w:val="00E315D7"/>
    <w:rsid w:val="00E321D6"/>
    <w:rsid w:val="00E32499"/>
    <w:rsid w:val="00E32646"/>
    <w:rsid w:val="00E32889"/>
    <w:rsid w:val="00E329CD"/>
    <w:rsid w:val="00E329E6"/>
    <w:rsid w:val="00E3483F"/>
    <w:rsid w:val="00E34990"/>
    <w:rsid w:val="00E349CC"/>
    <w:rsid w:val="00E349EC"/>
    <w:rsid w:val="00E35305"/>
    <w:rsid w:val="00E356C1"/>
    <w:rsid w:val="00E363B2"/>
    <w:rsid w:val="00E365F7"/>
    <w:rsid w:val="00E36DA5"/>
    <w:rsid w:val="00E36DF3"/>
    <w:rsid w:val="00E379B2"/>
    <w:rsid w:val="00E37BE9"/>
    <w:rsid w:val="00E37FE3"/>
    <w:rsid w:val="00E40990"/>
    <w:rsid w:val="00E40C16"/>
    <w:rsid w:val="00E412C8"/>
    <w:rsid w:val="00E42439"/>
    <w:rsid w:val="00E445FC"/>
    <w:rsid w:val="00E44841"/>
    <w:rsid w:val="00E467C1"/>
    <w:rsid w:val="00E4735C"/>
    <w:rsid w:val="00E476C0"/>
    <w:rsid w:val="00E47A36"/>
    <w:rsid w:val="00E50D1A"/>
    <w:rsid w:val="00E51DA2"/>
    <w:rsid w:val="00E51E27"/>
    <w:rsid w:val="00E522D4"/>
    <w:rsid w:val="00E52914"/>
    <w:rsid w:val="00E52E39"/>
    <w:rsid w:val="00E52E56"/>
    <w:rsid w:val="00E539DC"/>
    <w:rsid w:val="00E54B72"/>
    <w:rsid w:val="00E554E5"/>
    <w:rsid w:val="00E5559E"/>
    <w:rsid w:val="00E55BCD"/>
    <w:rsid w:val="00E5627B"/>
    <w:rsid w:val="00E56AAD"/>
    <w:rsid w:val="00E57694"/>
    <w:rsid w:val="00E6021F"/>
    <w:rsid w:val="00E61080"/>
    <w:rsid w:val="00E61397"/>
    <w:rsid w:val="00E6146A"/>
    <w:rsid w:val="00E624D3"/>
    <w:rsid w:val="00E62E9A"/>
    <w:rsid w:val="00E638E0"/>
    <w:rsid w:val="00E63D0F"/>
    <w:rsid w:val="00E651D6"/>
    <w:rsid w:val="00E6522B"/>
    <w:rsid w:val="00E6593B"/>
    <w:rsid w:val="00E66DD0"/>
    <w:rsid w:val="00E66E5F"/>
    <w:rsid w:val="00E66FED"/>
    <w:rsid w:val="00E67DCF"/>
    <w:rsid w:val="00E7036D"/>
    <w:rsid w:val="00E71757"/>
    <w:rsid w:val="00E7227F"/>
    <w:rsid w:val="00E7289E"/>
    <w:rsid w:val="00E72917"/>
    <w:rsid w:val="00E72A9A"/>
    <w:rsid w:val="00E72E54"/>
    <w:rsid w:val="00E72EAB"/>
    <w:rsid w:val="00E7314E"/>
    <w:rsid w:val="00E73F3A"/>
    <w:rsid w:val="00E742F0"/>
    <w:rsid w:val="00E7495A"/>
    <w:rsid w:val="00E77C25"/>
    <w:rsid w:val="00E80B3D"/>
    <w:rsid w:val="00E811D1"/>
    <w:rsid w:val="00E8358E"/>
    <w:rsid w:val="00E83AC3"/>
    <w:rsid w:val="00E872DB"/>
    <w:rsid w:val="00E87CB3"/>
    <w:rsid w:val="00E90F59"/>
    <w:rsid w:val="00E90F69"/>
    <w:rsid w:val="00E924BF"/>
    <w:rsid w:val="00E9357B"/>
    <w:rsid w:val="00E942DD"/>
    <w:rsid w:val="00E9493A"/>
    <w:rsid w:val="00E9502D"/>
    <w:rsid w:val="00E95074"/>
    <w:rsid w:val="00E95D60"/>
    <w:rsid w:val="00E95EC1"/>
    <w:rsid w:val="00E95FD0"/>
    <w:rsid w:val="00E961BA"/>
    <w:rsid w:val="00E96915"/>
    <w:rsid w:val="00E97078"/>
    <w:rsid w:val="00E97591"/>
    <w:rsid w:val="00E975C3"/>
    <w:rsid w:val="00E97B67"/>
    <w:rsid w:val="00E97C7D"/>
    <w:rsid w:val="00EA0856"/>
    <w:rsid w:val="00EA0E54"/>
    <w:rsid w:val="00EA13D3"/>
    <w:rsid w:val="00EA1518"/>
    <w:rsid w:val="00EA15FA"/>
    <w:rsid w:val="00EA2705"/>
    <w:rsid w:val="00EA2769"/>
    <w:rsid w:val="00EA27FB"/>
    <w:rsid w:val="00EA3791"/>
    <w:rsid w:val="00EA3D26"/>
    <w:rsid w:val="00EA4FCD"/>
    <w:rsid w:val="00EA5D4C"/>
    <w:rsid w:val="00EA66BB"/>
    <w:rsid w:val="00EA6BFF"/>
    <w:rsid w:val="00EA6E26"/>
    <w:rsid w:val="00EA7336"/>
    <w:rsid w:val="00EA7855"/>
    <w:rsid w:val="00EB0A82"/>
    <w:rsid w:val="00EB0CEF"/>
    <w:rsid w:val="00EB0F96"/>
    <w:rsid w:val="00EB125E"/>
    <w:rsid w:val="00EB1A67"/>
    <w:rsid w:val="00EB205D"/>
    <w:rsid w:val="00EB51B2"/>
    <w:rsid w:val="00EB522B"/>
    <w:rsid w:val="00EB65D9"/>
    <w:rsid w:val="00EB7CDD"/>
    <w:rsid w:val="00EB7DF4"/>
    <w:rsid w:val="00EC0F58"/>
    <w:rsid w:val="00EC0FAE"/>
    <w:rsid w:val="00EC314B"/>
    <w:rsid w:val="00EC394C"/>
    <w:rsid w:val="00EC39FF"/>
    <w:rsid w:val="00EC3FAA"/>
    <w:rsid w:val="00EC4562"/>
    <w:rsid w:val="00EC4631"/>
    <w:rsid w:val="00EC6A18"/>
    <w:rsid w:val="00EC6AC3"/>
    <w:rsid w:val="00EC6FB4"/>
    <w:rsid w:val="00EC7175"/>
    <w:rsid w:val="00ED035A"/>
    <w:rsid w:val="00ED0F03"/>
    <w:rsid w:val="00ED11A3"/>
    <w:rsid w:val="00ED2720"/>
    <w:rsid w:val="00ED2ED4"/>
    <w:rsid w:val="00ED308F"/>
    <w:rsid w:val="00ED344B"/>
    <w:rsid w:val="00ED4CEC"/>
    <w:rsid w:val="00ED52B9"/>
    <w:rsid w:val="00ED5B62"/>
    <w:rsid w:val="00ED5D9A"/>
    <w:rsid w:val="00ED69E3"/>
    <w:rsid w:val="00ED72C1"/>
    <w:rsid w:val="00ED75DE"/>
    <w:rsid w:val="00ED7A15"/>
    <w:rsid w:val="00EE0A8E"/>
    <w:rsid w:val="00EE0D31"/>
    <w:rsid w:val="00EE185F"/>
    <w:rsid w:val="00EE23A8"/>
    <w:rsid w:val="00EE2B94"/>
    <w:rsid w:val="00EE2FC7"/>
    <w:rsid w:val="00EE30CD"/>
    <w:rsid w:val="00EE3BA1"/>
    <w:rsid w:val="00EE3F4A"/>
    <w:rsid w:val="00EE4037"/>
    <w:rsid w:val="00EE44B5"/>
    <w:rsid w:val="00EE4816"/>
    <w:rsid w:val="00EE50B5"/>
    <w:rsid w:val="00EE5CB0"/>
    <w:rsid w:val="00EE61DE"/>
    <w:rsid w:val="00EE67C9"/>
    <w:rsid w:val="00EE6BBF"/>
    <w:rsid w:val="00EE6C3E"/>
    <w:rsid w:val="00EE6D44"/>
    <w:rsid w:val="00EE7A98"/>
    <w:rsid w:val="00EF06E2"/>
    <w:rsid w:val="00EF06EF"/>
    <w:rsid w:val="00EF09A0"/>
    <w:rsid w:val="00EF0D5E"/>
    <w:rsid w:val="00EF1CED"/>
    <w:rsid w:val="00EF2312"/>
    <w:rsid w:val="00EF2978"/>
    <w:rsid w:val="00EF3C54"/>
    <w:rsid w:val="00EF3DEC"/>
    <w:rsid w:val="00EF4196"/>
    <w:rsid w:val="00EF4344"/>
    <w:rsid w:val="00EF4E9C"/>
    <w:rsid w:val="00EF5A71"/>
    <w:rsid w:val="00EF713D"/>
    <w:rsid w:val="00EF7181"/>
    <w:rsid w:val="00F0082B"/>
    <w:rsid w:val="00F0086B"/>
    <w:rsid w:val="00F00FA8"/>
    <w:rsid w:val="00F0145F"/>
    <w:rsid w:val="00F019BC"/>
    <w:rsid w:val="00F02056"/>
    <w:rsid w:val="00F02B9C"/>
    <w:rsid w:val="00F02D81"/>
    <w:rsid w:val="00F05C35"/>
    <w:rsid w:val="00F06BD8"/>
    <w:rsid w:val="00F07F97"/>
    <w:rsid w:val="00F107EC"/>
    <w:rsid w:val="00F1085E"/>
    <w:rsid w:val="00F10F47"/>
    <w:rsid w:val="00F11B4A"/>
    <w:rsid w:val="00F122B3"/>
    <w:rsid w:val="00F12E30"/>
    <w:rsid w:val="00F1327D"/>
    <w:rsid w:val="00F14ADF"/>
    <w:rsid w:val="00F14DC7"/>
    <w:rsid w:val="00F150DF"/>
    <w:rsid w:val="00F150E9"/>
    <w:rsid w:val="00F15797"/>
    <w:rsid w:val="00F15C02"/>
    <w:rsid w:val="00F169EB"/>
    <w:rsid w:val="00F17BCD"/>
    <w:rsid w:val="00F212E2"/>
    <w:rsid w:val="00F2131E"/>
    <w:rsid w:val="00F215E2"/>
    <w:rsid w:val="00F21EF3"/>
    <w:rsid w:val="00F22616"/>
    <w:rsid w:val="00F2276D"/>
    <w:rsid w:val="00F2286C"/>
    <w:rsid w:val="00F24318"/>
    <w:rsid w:val="00F24801"/>
    <w:rsid w:val="00F249FD"/>
    <w:rsid w:val="00F25A1A"/>
    <w:rsid w:val="00F26158"/>
    <w:rsid w:val="00F26529"/>
    <w:rsid w:val="00F26829"/>
    <w:rsid w:val="00F33A12"/>
    <w:rsid w:val="00F3421C"/>
    <w:rsid w:val="00F346EF"/>
    <w:rsid w:val="00F34A4A"/>
    <w:rsid w:val="00F35A80"/>
    <w:rsid w:val="00F35C7A"/>
    <w:rsid w:val="00F368A5"/>
    <w:rsid w:val="00F372E4"/>
    <w:rsid w:val="00F3754D"/>
    <w:rsid w:val="00F4136B"/>
    <w:rsid w:val="00F43C9A"/>
    <w:rsid w:val="00F43FB9"/>
    <w:rsid w:val="00F441EF"/>
    <w:rsid w:val="00F44318"/>
    <w:rsid w:val="00F4508E"/>
    <w:rsid w:val="00F460AD"/>
    <w:rsid w:val="00F46AFB"/>
    <w:rsid w:val="00F47529"/>
    <w:rsid w:val="00F47690"/>
    <w:rsid w:val="00F477EC"/>
    <w:rsid w:val="00F509D0"/>
    <w:rsid w:val="00F510E2"/>
    <w:rsid w:val="00F515DF"/>
    <w:rsid w:val="00F516E9"/>
    <w:rsid w:val="00F52664"/>
    <w:rsid w:val="00F529F4"/>
    <w:rsid w:val="00F52A12"/>
    <w:rsid w:val="00F52A44"/>
    <w:rsid w:val="00F52FB2"/>
    <w:rsid w:val="00F530D8"/>
    <w:rsid w:val="00F53EF3"/>
    <w:rsid w:val="00F54202"/>
    <w:rsid w:val="00F547D5"/>
    <w:rsid w:val="00F54A7F"/>
    <w:rsid w:val="00F54B10"/>
    <w:rsid w:val="00F54C3E"/>
    <w:rsid w:val="00F54E43"/>
    <w:rsid w:val="00F56BBD"/>
    <w:rsid w:val="00F57781"/>
    <w:rsid w:val="00F57FAC"/>
    <w:rsid w:val="00F60348"/>
    <w:rsid w:val="00F607DC"/>
    <w:rsid w:val="00F61E56"/>
    <w:rsid w:val="00F61FEB"/>
    <w:rsid w:val="00F623D0"/>
    <w:rsid w:val="00F6301D"/>
    <w:rsid w:val="00F63915"/>
    <w:rsid w:val="00F63E13"/>
    <w:rsid w:val="00F63E39"/>
    <w:rsid w:val="00F63F6C"/>
    <w:rsid w:val="00F64752"/>
    <w:rsid w:val="00F64E43"/>
    <w:rsid w:val="00F64FFA"/>
    <w:rsid w:val="00F6516E"/>
    <w:rsid w:val="00F66189"/>
    <w:rsid w:val="00F664CD"/>
    <w:rsid w:val="00F66718"/>
    <w:rsid w:val="00F66804"/>
    <w:rsid w:val="00F668FC"/>
    <w:rsid w:val="00F6728F"/>
    <w:rsid w:val="00F67800"/>
    <w:rsid w:val="00F679CF"/>
    <w:rsid w:val="00F717F6"/>
    <w:rsid w:val="00F7207D"/>
    <w:rsid w:val="00F72497"/>
    <w:rsid w:val="00F72AAC"/>
    <w:rsid w:val="00F72D2E"/>
    <w:rsid w:val="00F7302F"/>
    <w:rsid w:val="00F7422C"/>
    <w:rsid w:val="00F74549"/>
    <w:rsid w:val="00F74B4F"/>
    <w:rsid w:val="00F74F47"/>
    <w:rsid w:val="00F755CC"/>
    <w:rsid w:val="00F76437"/>
    <w:rsid w:val="00F7699F"/>
    <w:rsid w:val="00F76E85"/>
    <w:rsid w:val="00F77E7E"/>
    <w:rsid w:val="00F81889"/>
    <w:rsid w:val="00F81900"/>
    <w:rsid w:val="00F823A8"/>
    <w:rsid w:val="00F83AF1"/>
    <w:rsid w:val="00F83C54"/>
    <w:rsid w:val="00F83EC5"/>
    <w:rsid w:val="00F844D4"/>
    <w:rsid w:val="00F850C1"/>
    <w:rsid w:val="00F85A86"/>
    <w:rsid w:val="00F85B75"/>
    <w:rsid w:val="00F86396"/>
    <w:rsid w:val="00F8771A"/>
    <w:rsid w:val="00F87C20"/>
    <w:rsid w:val="00F90350"/>
    <w:rsid w:val="00F904BE"/>
    <w:rsid w:val="00F90880"/>
    <w:rsid w:val="00F91232"/>
    <w:rsid w:val="00F9231B"/>
    <w:rsid w:val="00F932DC"/>
    <w:rsid w:val="00F93585"/>
    <w:rsid w:val="00F93C56"/>
    <w:rsid w:val="00F94AC9"/>
    <w:rsid w:val="00F94ED7"/>
    <w:rsid w:val="00F951C9"/>
    <w:rsid w:val="00F95F6D"/>
    <w:rsid w:val="00F96343"/>
    <w:rsid w:val="00F968D2"/>
    <w:rsid w:val="00F97B7A"/>
    <w:rsid w:val="00FA0299"/>
    <w:rsid w:val="00FA170E"/>
    <w:rsid w:val="00FA1A34"/>
    <w:rsid w:val="00FA249B"/>
    <w:rsid w:val="00FA2D55"/>
    <w:rsid w:val="00FA3141"/>
    <w:rsid w:val="00FA3216"/>
    <w:rsid w:val="00FA3541"/>
    <w:rsid w:val="00FA3604"/>
    <w:rsid w:val="00FA36D0"/>
    <w:rsid w:val="00FA3D18"/>
    <w:rsid w:val="00FA3E45"/>
    <w:rsid w:val="00FA5B34"/>
    <w:rsid w:val="00FA5C41"/>
    <w:rsid w:val="00FA6A84"/>
    <w:rsid w:val="00FA7C6D"/>
    <w:rsid w:val="00FB03A7"/>
    <w:rsid w:val="00FB06EB"/>
    <w:rsid w:val="00FB0A02"/>
    <w:rsid w:val="00FB1910"/>
    <w:rsid w:val="00FB26D3"/>
    <w:rsid w:val="00FB31DF"/>
    <w:rsid w:val="00FB338B"/>
    <w:rsid w:val="00FB34C3"/>
    <w:rsid w:val="00FB3FC9"/>
    <w:rsid w:val="00FB462A"/>
    <w:rsid w:val="00FB5355"/>
    <w:rsid w:val="00FB5551"/>
    <w:rsid w:val="00FB7689"/>
    <w:rsid w:val="00FC03F9"/>
    <w:rsid w:val="00FC110D"/>
    <w:rsid w:val="00FC2774"/>
    <w:rsid w:val="00FC3806"/>
    <w:rsid w:val="00FC3A16"/>
    <w:rsid w:val="00FC40A2"/>
    <w:rsid w:val="00FC4116"/>
    <w:rsid w:val="00FC4201"/>
    <w:rsid w:val="00FC4F39"/>
    <w:rsid w:val="00FC5196"/>
    <w:rsid w:val="00FC64C1"/>
    <w:rsid w:val="00FC7039"/>
    <w:rsid w:val="00FC708B"/>
    <w:rsid w:val="00FC72F2"/>
    <w:rsid w:val="00FC77C3"/>
    <w:rsid w:val="00FD005D"/>
    <w:rsid w:val="00FD050D"/>
    <w:rsid w:val="00FD085E"/>
    <w:rsid w:val="00FD0ACA"/>
    <w:rsid w:val="00FD1453"/>
    <w:rsid w:val="00FD1681"/>
    <w:rsid w:val="00FD1BB4"/>
    <w:rsid w:val="00FD2DEB"/>
    <w:rsid w:val="00FD307E"/>
    <w:rsid w:val="00FD5427"/>
    <w:rsid w:val="00FD6207"/>
    <w:rsid w:val="00FD621D"/>
    <w:rsid w:val="00FD6B05"/>
    <w:rsid w:val="00FD7A2C"/>
    <w:rsid w:val="00FD7BF5"/>
    <w:rsid w:val="00FD7D64"/>
    <w:rsid w:val="00FE085A"/>
    <w:rsid w:val="00FE0AAD"/>
    <w:rsid w:val="00FE1632"/>
    <w:rsid w:val="00FE1B14"/>
    <w:rsid w:val="00FE25A0"/>
    <w:rsid w:val="00FE39CF"/>
    <w:rsid w:val="00FE4A89"/>
    <w:rsid w:val="00FE4B60"/>
    <w:rsid w:val="00FE4C01"/>
    <w:rsid w:val="00FE5D20"/>
    <w:rsid w:val="00FE6972"/>
    <w:rsid w:val="00FE6D88"/>
    <w:rsid w:val="00FE75A1"/>
    <w:rsid w:val="00FE794D"/>
    <w:rsid w:val="00FE798A"/>
    <w:rsid w:val="00FF0ADD"/>
    <w:rsid w:val="00FF119D"/>
    <w:rsid w:val="00FF18F1"/>
    <w:rsid w:val="00FF2B85"/>
    <w:rsid w:val="00FF3AB0"/>
    <w:rsid w:val="00FF3CE5"/>
    <w:rsid w:val="00FF3F1D"/>
    <w:rsid w:val="00FF54DD"/>
    <w:rsid w:val="00FF55CA"/>
    <w:rsid w:val="00FF5DFF"/>
    <w:rsid w:val="00FF60FF"/>
    <w:rsid w:val="08F0F2A7"/>
    <w:rsid w:val="1FF3F54F"/>
    <w:rsid w:val="45A2DB79"/>
    <w:rsid w:val="7B100A9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E73332"/>
  <w15:docId w15:val="{33BE79A8-F6EC-45BA-9E66-63E4D4B7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ind w:firstLine="230"/>
        <w:jc w:val="both"/>
      </w:pPr>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B1B"/>
    <w:pPr>
      <w:ind w:firstLine="0"/>
      <w:jc w:val="left"/>
    </w:pPr>
    <w:rPr>
      <w:szCs w:val="20"/>
      <w:lang w:eastAsia="de-DE"/>
    </w:rPr>
  </w:style>
  <w:style w:type="paragraph" w:styleId="Heading1">
    <w:name w:val="heading 1"/>
    <w:basedOn w:val="Normal"/>
    <w:next w:val="Normal"/>
    <w:link w:val="Heading1Char"/>
    <w:rsid w:val="002C5622"/>
    <w:pPr>
      <w:keepNext/>
      <w:numPr>
        <w:numId w:val="1"/>
      </w:numPr>
      <w:spacing w:before="240" w:after="180"/>
      <w:jc w:val="both"/>
      <w:outlineLvl w:val="0"/>
    </w:pPr>
    <w:rPr>
      <w:b/>
      <w:sz w:val="24"/>
    </w:rPr>
  </w:style>
  <w:style w:type="paragraph" w:styleId="Heading2">
    <w:name w:val="heading 2"/>
    <w:basedOn w:val="Normal"/>
    <w:next w:val="Normal"/>
    <w:link w:val="Heading2Char"/>
    <w:rsid w:val="002C5622"/>
    <w:pPr>
      <w:keepNext/>
      <w:numPr>
        <w:ilvl w:val="1"/>
        <w:numId w:val="1"/>
      </w:numPr>
      <w:spacing w:before="180" w:after="120"/>
      <w:jc w:val="both"/>
      <w:outlineLvl w:val="1"/>
    </w:pPr>
    <w:rPr>
      <w:b/>
      <w:szCs w:val="22"/>
    </w:rPr>
  </w:style>
  <w:style w:type="paragraph" w:styleId="Heading3">
    <w:name w:val="heading 3"/>
    <w:basedOn w:val="Normal"/>
    <w:next w:val="Normal"/>
    <w:rsid w:val="002C5622"/>
    <w:pPr>
      <w:keepNext/>
      <w:spacing w:before="180" w:after="120"/>
      <w:jc w:val="both"/>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5622"/>
    <w:rPr>
      <w:b/>
      <w:sz w:val="24"/>
      <w:szCs w:val="20"/>
      <w:lang w:eastAsia="de-DE"/>
    </w:rPr>
  </w:style>
  <w:style w:type="character" w:customStyle="1" w:styleId="Heading2Char">
    <w:name w:val="Heading 2 Char"/>
    <w:link w:val="Heading2"/>
    <w:rsid w:val="002C5622"/>
    <w:rPr>
      <w:b/>
      <w:lang w:eastAsia="de-DE"/>
    </w:rPr>
  </w:style>
  <w:style w:type="paragraph" w:customStyle="1" w:styleId="ACLFirstLineIndent">
    <w:name w:val="ACL First Line Indent"/>
    <w:basedOn w:val="Normal"/>
    <w:next w:val="Normal"/>
    <w:link w:val="ACLFirstLineIndentChar"/>
    <w:rsid w:val="002C5622"/>
    <w:pPr>
      <w:ind w:firstLine="227"/>
      <w:jc w:val="both"/>
    </w:pPr>
    <w:rPr>
      <w:rFonts w:eastAsia="MS Mincho"/>
      <w:sz w:val="20"/>
    </w:rPr>
  </w:style>
  <w:style w:type="character" w:customStyle="1" w:styleId="ACLFirstLineIndentChar">
    <w:name w:val="ACL First Line Indent Char"/>
    <w:link w:val="ACLFirstLineIndent"/>
    <w:rsid w:val="002C5622"/>
    <w:rPr>
      <w:rFonts w:eastAsia="MS Mincho"/>
      <w:sz w:val="20"/>
      <w:szCs w:val="20"/>
      <w:lang w:eastAsia="de-DE"/>
    </w:rPr>
  </w:style>
  <w:style w:type="character" w:customStyle="1" w:styleId="ACLTextChar">
    <w:name w:val="ACL Text Char"/>
    <w:link w:val="ACLText"/>
    <w:rsid w:val="0026423F"/>
    <w:rPr>
      <w:spacing w:val="-2"/>
      <w:kern w:val="16"/>
      <w:lang w:eastAsia="de-DE"/>
    </w:rPr>
  </w:style>
  <w:style w:type="paragraph" w:customStyle="1" w:styleId="ACLText">
    <w:name w:val="ACL Text"/>
    <w:basedOn w:val="Normal"/>
    <w:next w:val="ACLFirstLine"/>
    <w:link w:val="ACLTextChar"/>
    <w:qFormat/>
    <w:rsid w:val="0026423F"/>
    <w:pPr>
      <w:spacing w:line="252" w:lineRule="auto"/>
      <w:jc w:val="both"/>
    </w:pPr>
    <w:rPr>
      <w:spacing w:val="-2"/>
      <w:kern w:val="16"/>
      <w:szCs w:val="22"/>
    </w:rPr>
  </w:style>
  <w:style w:type="paragraph" w:customStyle="1" w:styleId="ACLFirstLine">
    <w:name w:val="ACL First Line"/>
    <w:basedOn w:val="ACLText"/>
    <w:qFormat/>
    <w:rsid w:val="000813C1"/>
    <w:pPr>
      <w:ind w:firstLine="230"/>
    </w:pPr>
  </w:style>
  <w:style w:type="paragraph" w:styleId="FootnoteText">
    <w:name w:val="footnote text"/>
    <w:basedOn w:val="Normal"/>
    <w:autoRedefine/>
    <w:semiHidden/>
    <w:rsid w:val="00C84D67"/>
    <w:pPr>
      <w:jc w:val="both"/>
    </w:pPr>
    <w:rPr>
      <w:sz w:val="18"/>
    </w:rPr>
  </w:style>
  <w:style w:type="character" w:styleId="FootnoteReference">
    <w:name w:val="footnote reference"/>
    <w:semiHidden/>
    <w:rsid w:val="002C5622"/>
    <w:rPr>
      <w:vertAlign w:val="superscript"/>
    </w:rPr>
  </w:style>
  <w:style w:type="paragraph" w:customStyle="1" w:styleId="ACLSubmissionPageNumbering">
    <w:name w:val="ACL Submission Page Numbering"/>
    <w:basedOn w:val="Normal"/>
    <w:link w:val="ACLSubmissionPageNumberingChar"/>
    <w:qFormat/>
    <w:rsid w:val="00083188"/>
    <w:pPr>
      <w:jc w:val="center"/>
    </w:pPr>
  </w:style>
  <w:style w:type="character" w:customStyle="1" w:styleId="ACLSubmissionPageNumberingChar">
    <w:name w:val="ACL Submission Page Numbering Char"/>
    <w:link w:val="ACLSubmissionPageNumbering"/>
    <w:rsid w:val="00083188"/>
    <w:rPr>
      <w:szCs w:val="20"/>
      <w:lang w:eastAsia="de-DE"/>
    </w:rPr>
  </w:style>
  <w:style w:type="paragraph" w:customStyle="1" w:styleId="ACLBulletedList">
    <w:name w:val="ACL Bulleted List"/>
    <w:basedOn w:val="Normal"/>
    <w:link w:val="ACLBulletedListChar"/>
    <w:qFormat/>
    <w:rsid w:val="00496898"/>
    <w:pPr>
      <w:numPr>
        <w:numId w:val="2"/>
      </w:numPr>
      <w:tabs>
        <w:tab w:val="left" w:pos="450"/>
      </w:tabs>
      <w:spacing w:after="200" w:line="245" w:lineRule="auto"/>
      <w:ind w:left="450" w:hanging="270"/>
      <w:jc w:val="both"/>
    </w:pPr>
    <w:rPr>
      <w:rFonts w:eastAsia="MS Mincho"/>
      <w:kern w:val="16"/>
    </w:rPr>
  </w:style>
  <w:style w:type="character" w:customStyle="1" w:styleId="ACLBulletedListChar">
    <w:name w:val="ACL Bulleted List Char"/>
    <w:link w:val="ACLBulletedList"/>
    <w:rsid w:val="00496898"/>
    <w:rPr>
      <w:rFonts w:eastAsia="MS Mincho"/>
      <w:kern w:val="16"/>
      <w:szCs w:val="20"/>
      <w:lang w:eastAsia="de-DE"/>
    </w:rPr>
  </w:style>
  <w:style w:type="paragraph" w:styleId="BodyText3">
    <w:name w:val="Body Text 3"/>
    <w:basedOn w:val="Normal"/>
    <w:link w:val="BodyText3Char"/>
    <w:uiPriority w:val="99"/>
    <w:semiHidden/>
    <w:unhideWhenUsed/>
    <w:rsid w:val="002C5622"/>
    <w:pPr>
      <w:spacing w:after="120"/>
    </w:pPr>
    <w:rPr>
      <w:sz w:val="16"/>
      <w:szCs w:val="16"/>
    </w:rPr>
  </w:style>
  <w:style w:type="character" w:customStyle="1" w:styleId="BodyText3Char">
    <w:name w:val="Body Text 3 Char"/>
    <w:basedOn w:val="DefaultParagraphFont"/>
    <w:link w:val="BodyText3"/>
    <w:uiPriority w:val="99"/>
    <w:semiHidden/>
    <w:rsid w:val="002C5622"/>
    <w:rPr>
      <w:sz w:val="16"/>
      <w:szCs w:val="16"/>
      <w:lang w:eastAsia="de-DE"/>
    </w:rPr>
  </w:style>
  <w:style w:type="paragraph" w:customStyle="1" w:styleId="ACLEnumeratedList">
    <w:name w:val="ACL Enumerated List"/>
    <w:basedOn w:val="Normal"/>
    <w:link w:val="ACLEnumeratedListChar"/>
    <w:qFormat/>
    <w:rsid w:val="001523F4"/>
    <w:pPr>
      <w:numPr>
        <w:numId w:val="3"/>
      </w:numPr>
      <w:spacing w:after="200" w:line="245" w:lineRule="auto"/>
      <w:ind w:left="630"/>
      <w:jc w:val="both"/>
    </w:pPr>
    <w:rPr>
      <w:rFonts w:eastAsia="MS Mincho"/>
      <w:kern w:val="16"/>
      <w:szCs w:val="22"/>
      <w:lang w:eastAsia="tr-TR"/>
    </w:rPr>
  </w:style>
  <w:style w:type="character" w:customStyle="1" w:styleId="ACLEnumeratedListChar">
    <w:name w:val="ACL Enumerated List Char"/>
    <w:link w:val="ACLEnumeratedList"/>
    <w:rsid w:val="00D30493"/>
    <w:rPr>
      <w:rFonts w:eastAsia="MS Mincho"/>
      <w:kern w:val="16"/>
      <w:lang w:eastAsia="tr-TR"/>
    </w:rPr>
  </w:style>
  <w:style w:type="paragraph" w:customStyle="1" w:styleId="ACLEmail">
    <w:name w:val="ACL Email"/>
    <w:basedOn w:val="Normal"/>
    <w:qFormat/>
    <w:rsid w:val="002C5622"/>
    <w:pPr>
      <w:spacing w:before="60" w:after="60"/>
      <w:jc w:val="center"/>
    </w:pPr>
    <w:rPr>
      <w:rFonts w:ascii="Courier New" w:hAnsi="Courier New"/>
      <w:color w:val="0D0D0D"/>
      <w:sz w:val="20"/>
    </w:rPr>
  </w:style>
  <w:style w:type="paragraph" w:customStyle="1" w:styleId="ACLAddress">
    <w:name w:val="ACL Address"/>
    <w:basedOn w:val="Normal"/>
    <w:qFormat/>
    <w:rsid w:val="00986EA2"/>
    <w:pPr>
      <w:jc w:val="center"/>
    </w:pPr>
    <w:rPr>
      <w:rFonts w:eastAsia="MS Mincho"/>
      <w:sz w:val="24"/>
    </w:rPr>
  </w:style>
  <w:style w:type="paragraph" w:customStyle="1" w:styleId="ACLFootnoteText">
    <w:name w:val="ACL Footnote Text"/>
    <w:basedOn w:val="Normal"/>
    <w:qFormat/>
    <w:rsid w:val="002C5622"/>
    <w:rPr>
      <w:sz w:val="18"/>
    </w:rPr>
  </w:style>
  <w:style w:type="paragraph" w:customStyle="1" w:styleId="ACLAbstractHeading">
    <w:name w:val="ACL Abstract Heading"/>
    <w:basedOn w:val="ACLTitle"/>
    <w:next w:val="Normal"/>
    <w:qFormat/>
    <w:rsid w:val="00BE4D9A"/>
    <w:pPr>
      <w:spacing w:after="200" w:line="245" w:lineRule="auto"/>
    </w:pPr>
    <w:rPr>
      <w:kern w:val="16"/>
      <w:sz w:val="24"/>
      <w:szCs w:val="24"/>
    </w:rPr>
  </w:style>
  <w:style w:type="paragraph" w:customStyle="1" w:styleId="ACLTitle">
    <w:name w:val="ACL Title"/>
    <w:basedOn w:val="Normal"/>
    <w:next w:val="ACLAuthor"/>
    <w:qFormat/>
    <w:rsid w:val="001B4123"/>
    <w:pPr>
      <w:spacing w:line="252" w:lineRule="auto"/>
      <w:jc w:val="center"/>
    </w:pPr>
    <w:rPr>
      <w:rFonts w:eastAsia="MS Mincho"/>
      <w:b/>
      <w:bCs/>
      <w:sz w:val="30"/>
      <w:szCs w:val="30"/>
    </w:rPr>
  </w:style>
  <w:style w:type="paragraph" w:customStyle="1" w:styleId="ACLAuthor">
    <w:name w:val="ACL Author"/>
    <w:basedOn w:val="ACLText"/>
    <w:next w:val="ACLAddress"/>
    <w:qFormat/>
    <w:rsid w:val="00EA0E54"/>
    <w:pPr>
      <w:jc w:val="center"/>
    </w:pPr>
    <w:rPr>
      <w:rFonts w:eastAsia="MS Mincho"/>
      <w:b/>
      <w:bCs/>
      <w:sz w:val="24"/>
      <w:lang w:eastAsia="tr-TR"/>
    </w:rPr>
  </w:style>
  <w:style w:type="paragraph" w:customStyle="1" w:styleId="ACLAcknowledgments">
    <w:name w:val="ACL Acknowledgments"/>
    <w:basedOn w:val="Normal"/>
    <w:link w:val="ACLAcknowledgmentsChar"/>
    <w:qFormat/>
    <w:rsid w:val="00986EA2"/>
    <w:pPr>
      <w:keepNext/>
      <w:spacing w:before="180" w:after="120"/>
      <w:jc w:val="both"/>
      <w:outlineLvl w:val="0"/>
    </w:pPr>
    <w:rPr>
      <w:rFonts w:eastAsia="MS Mincho"/>
      <w:b/>
      <w:bCs/>
      <w:kern w:val="16"/>
      <w:sz w:val="24"/>
      <w:szCs w:val="26"/>
    </w:rPr>
  </w:style>
  <w:style w:type="character" w:customStyle="1" w:styleId="ACLAcknowledgmentsChar">
    <w:name w:val="ACL Acknowledgments Char"/>
    <w:link w:val="ACLAcknowledgments"/>
    <w:rsid w:val="002C5622"/>
    <w:rPr>
      <w:rFonts w:eastAsia="MS Mincho"/>
      <w:b/>
      <w:bCs/>
      <w:kern w:val="16"/>
      <w:sz w:val="24"/>
      <w:szCs w:val="26"/>
      <w:lang w:eastAsia="de-DE"/>
    </w:rPr>
  </w:style>
  <w:style w:type="table" w:styleId="TableGrid">
    <w:name w:val="Table Grid"/>
    <w:basedOn w:val="TableNormal"/>
    <w:rsid w:val="002C5622"/>
    <w:pPr>
      <w:ind w:firstLine="0"/>
      <w:jc w:val="lef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5622"/>
    <w:rPr>
      <w:rFonts w:ascii="Tahoma" w:hAnsi="Tahoma" w:cs="Tahoma"/>
      <w:sz w:val="16"/>
      <w:szCs w:val="16"/>
    </w:rPr>
  </w:style>
  <w:style w:type="character" w:customStyle="1" w:styleId="BalloonTextChar">
    <w:name w:val="Balloon Text Char"/>
    <w:link w:val="BalloonText"/>
    <w:uiPriority w:val="99"/>
    <w:semiHidden/>
    <w:rsid w:val="002C5622"/>
    <w:rPr>
      <w:rFonts w:ascii="Tahoma" w:hAnsi="Tahoma" w:cs="Tahoma"/>
      <w:sz w:val="16"/>
      <w:szCs w:val="16"/>
      <w:lang w:eastAsia="de-DE"/>
    </w:rPr>
  </w:style>
  <w:style w:type="character" w:customStyle="1" w:styleId="ACLFootnoteReference">
    <w:name w:val="ACL Footnote Reference"/>
    <w:qFormat/>
    <w:rsid w:val="002C5622"/>
    <w:rPr>
      <w:kern w:val="16"/>
      <w:vertAlign w:val="superscript"/>
    </w:rPr>
  </w:style>
  <w:style w:type="paragraph" w:customStyle="1" w:styleId="ACLEquationLine">
    <w:name w:val="ACL EquationLine"/>
    <w:basedOn w:val="Normal"/>
    <w:qFormat/>
    <w:rsid w:val="002C5622"/>
    <w:pPr>
      <w:tabs>
        <w:tab w:val="center" w:pos="2340"/>
        <w:tab w:val="right" w:pos="4500"/>
      </w:tabs>
      <w:spacing w:before="120" w:after="120"/>
      <w:jc w:val="center"/>
    </w:pPr>
    <w:rPr>
      <w:bCs/>
      <w:sz w:val="20"/>
    </w:rPr>
  </w:style>
  <w:style w:type="character" w:styleId="PlaceholderText">
    <w:name w:val="Placeholder Text"/>
    <w:uiPriority w:val="99"/>
    <w:semiHidden/>
    <w:rsid w:val="002C5622"/>
    <w:rPr>
      <w:color w:val="808080"/>
    </w:rPr>
  </w:style>
  <w:style w:type="paragraph" w:styleId="NormalWeb">
    <w:name w:val="Normal (Web)"/>
    <w:basedOn w:val="Normal"/>
    <w:uiPriority w:val="99"/>
    <w:unhideWhenUsed/>
    <w:rsid w:val="002C5622"/>
    <w:pPr>
      <w:spacing w:before="100" w:beforeAutospacing="1" w:after="100" w:afterAutospacing="1"/>
    </w:pPr>
    <w:rPr>
      <w:sz w:val="24"/>
      <w:szCs w:val="24"/>
      <w:lang w:eastAsia="en-US"/>
    </w:rPr>
  </w:style>
  <w:style w:type="character" w:styleId="CommentReference">
    <w:name w:val="annotation reference"/>
    <w:uiPriority w:val="99"/>
    <w:semiHidden/>
    <w:unhideWhenUsed/>
    <w:rsid w:val="002C5622"/>
    <w:rPr>
      <w:sz w:val="16"/>
      <w:szCs w:val="16"/>
    </w:rPr>
  </w:style>
  <w:style w:type="paragraph" w:styleId="CommentText">
    <w:name w:val="annotation text"/>
    <w:basedOn w:val="Normal"/>
    <w:link w:val="CommentTextChar"/>
    <w:uiPriority w:val="99"/>
    <w:semiHidden/>
    <w:unhideWhenUsed/>
    <w:rsid w:val="002C5622"/>
  </w:style>
  <w:style w:type="character" w:customStyle="1" w:styleId="CommentTextChar">
    <w:name w:val="Comment Text Char"/>
    <w:link w:val="CommentText"/>
    <w:uiPriority w:val="99"/>
    <w:semiHidden/>
    <w:rsid w:val="002C5622"/>
    <w:rPr>
      <w:szCs w:val="20"/>
      <w:lang w:eastAsia="de-DE"/>
    </w:rPr>
  </w:style>
  <w:style w:type="paragraph" w:styleId="CommentSubject">
    <w:name w:val="annotation subject"/>
    <w:basedOn w:val="CommentText"/>
    <w:next w:val="CommentText"/>
    <w:link w:val="CommentSubjectChar"/>
    <w:uiPriority w:val="99"/>
    <w:semiHidden/>
    <w:unhideWhenUsed/>
    <w:rsid w:val="002C5622"/>
    <w:rPr>
      <w:b/>
      <w:bCs/>
    </w:rPr>
  </w:style>
  <w:style w:type="character" w:customStyle="1" w:styleId="CommentSubjectChar">
    <w:name w:val="Comment Subject Char"/>
    <w:link w:val="CommentSubject"/>
    <w:uiPriority w:val="99"/>
    <w:semiHidden/>
    <w:rsid w:val="002C5622"/>
    <w:rPr>
      <w:b/>
      <w:bCs/>
      <w:szCs w:val="20"/>
      <w:lang w:eastAsia="de-DE"/>
    </w:rPr>
  </w:style>
  <w:style w:type="paragraph" w:customStyle="1" w:styleId="ACLReferencesHeader">
    <w:name w:val="ACL References Header"/>
    <w:basedOn w:val="Normal"/>
    <w:link w:val="ACLReferencesHeaderChar"/>
    <w:qFormat/>
    <w:rsid w:val="00986EA2"/>
    <w:pPr>
      <w:keepNext/>
      <w:spacing w:before="180" w:after="120"/>
      <w:jc w:val="both"/>
      <w:outlineLvl w:val="0"/>
    </w:pPr>
    <w:rPr>
      <w:rFonts w:eastAsia="MS Mincho"/>
      <w:b/>
      <w:bCs/>
      <w:kern w:val="16"/>
      <w:sz w:val="24"/>
      <w:szCs w:val="26"/>
    </w:rPr>
  </w:style>
  <w:style w:type="character" w:customStyle="1" w:styleId="ACLReferencesHeaderChar">
    <w:name w:val="ACL References Header Char"/>
    <w:link w:val="ACLReferencesHeader"/>
    <w:rsid w:val="002C5622"/>
    <w:rPr>
      <w:rFonts w:eastAsia="MS Mincho"/>
      <w:b/>
      <w:bCs/>
      <w:kern w:val="16"/>
      <w:sz w:val="24"/>
      <w:szCs w:val="26"/>
      <w:lang w:eastAsia="de-DE"/>
    </w:rPr>
  </w:style>
  <w:style w:type="paragraph" w:customStyle="1" w:styleId="ACLSubsection">
    <w:name w:val="ACL Subsection"/>
    <w:basedOn w:val="Heading2"/>
    <w:next w:val="ACLText"/>
    <w:link w:val="ACLSubsectionChar"/>
    <w:qFormat/>
    <w:rsid w:val="002C5622"/>
    <w:pPr>
      <w:ind w:left="562" w:hanging="562"/>
    </w:pPr>
  </w:style>
  <w:style w:type="character" w:customStyle="1" w:styleId="ACLSubsectionChar">
    <w:name w:val="ACL Subsection Char"/>
    <w:link w:val="ACLSubsection"/>
    <w:rsid w:val="002C5622"/>
    <w:rPr>
      <w:b/>
      <w:lang w:eastAsia="de-DE"/>
    </w:rPr>
  </w:style>
  <w:style w:type="paragraph" w:customStyle="1" w:styleId="ACLSection">
    <w:name w:val="ACL Section"/>
    <w:basedOn w:val="Heading1"/>
    <w:next w:val="ACLText"/>
    <w:link w:val="ACLSectionChar"/>
    <w:qFormat/>
    <w:rsid w:val="002C5622"/>
  </w:style>
  <w:style w:type="character" w:customStyle="1" w:styleId="ACLSectionChar">
    <w:name w:val="ACL Section Char"/>
    <w:link w:val="ACLSection"/>
    <w:rsid w:val="002C5622"/>
    <w:rPr>
      <w:b/>
      <w:sz w:val="24"/>
      <w:szCs w:val="20"/>
      <w:lang w:eastAsia="de-DE"/>
    </w:rPr>
  </w:style>
  <w:style w:type="paragraph" w:customStyle="1" w:styleId="ACLAbstractText">
    <w:name w:val="ACL Abstract Text"/>
    <w:basedOn w:val="ACLText"/>
    <w:qFormat/>
    <w:rsid w:val="00B506DC"/>
    <w:pPr>
      <w:spacing w:after="240"/>
      <w:ind w:left="403" w:right="589"/>
    </w:pPr>
    <w:rPr>
      <w:rFonts w:eastAsia="MS Mincho"/>
      <w:sz w:val="20"/>
    </w:rPr>
  </w:style>
  <w:style w:type="paragraph" w:customStyle="1" w:styleId="ACLAcknowledgmentsHeader">
    <w:name w:val="ACL Acknowledgments Header"/>
    <w:basedOn w:val="ACLAcknowledgments"/>
    <w:link w:val="ACLAcknowledgmentsHeaderChar"/>
    <w:qFormat/>
    <w:rsid w:val="002C5622"/>
  </w:style>
  <w:style w:type="character" w:customStyle="1" w:styleId="ACLAcknowledgmentsHeaderChar">
    <w:name w:val="ACL Acknowledgments Header Char"/>
    <w:link w:val="ACLAcknowledgmentsHeader"/>
    <w:rsid w:val="002C5622"/>
    <w:rPr>
      <w:rFonts w:eastAsia="MS Mincho"/>
      <w:b/>
      <w:bCs/>
      <w:kern w:val="16"/>
      <w:sz w:val="24"/>
      <w:szCs w:val="26"/>
      <w:lang w:eastAsia="de-DE"/>
    </w:rPr>
  </w:style>
  <w:style w:type="paragraph" w:customStyle="1" w:styleId="ACLReferencesText">
    <w:name w:val="ACL References Text"/>
    <w:basedOn w:val="Normal"/>
    <w:link w:val="ACLReferencesTextChar"/>
    <w:qFormat/>
    <w:rsid w:val="00532E83"/>
    <w:pPr>
      <w:spacing w:after="120" w:line="245" w:lineRule="auto"/>
      <w:ind w:left="230" w:hanging="230"/>
      <w:jc w:val="both"/>
    </w:pPr>
    <w:rPr>
      <w:rFonts w:eastAsia="MS Mincho"/>
      <w:kern w:val="16"/>
      <w:sz w:val="20"/>
    </w:rPr>
  </w:style>
  <w:style w:type="character" w:customStyle="1" w:styleId="ACLReferencesTextChar">
    <w:name w:val="ACL References Text Char"/>
    <w:link w:val="ACLReferencesText"/>
    <w:rsid w:val="00532E83"/>
    <w:rPr>
      <w:rFonts w:eastAsia="MS Mincho"/>
      <w:kern w:val="16"/>
      <w:sz w:val="20"/>
      <w:szCs w:val="20"/>
      <w:lang w:eastAsia="de-DE"/>
    </w:rPr>
  </w:style>
  <w:style w:type="paragraph" w:customStyle="1" w:styleId="ACLCaption">
    <w:name w:val="ACL Caption"/>
    <w:basedOn w:val="Normal"/>
    <w:link w:val="ACLCaptionChar"/>
    <w:qFormat/>
    <w:rsid w:val="00D54D43"/>
    <w:pPr>
      <w:framePr w:hSpace="187" w:wrap="around" w:hAnchor="text" w:xAlign="center" w:y="1"/>
      <w:spacing w:before="80"/>
      <w:suppressOverlap/>
      <w:jc w:val="center"/>
    </w:pPr>
  </w:style>
  <w:style w:type="character" w:customStyle="1" w:styleId="ACLCaptionChar">
    <w:name w:val="ACL Caption Char"/>
    <w:link w:val="ACLCaption"/>
    <w:rsid w:val="00D54D43"/>
    <w:rPr>
      <w:szCs w:val="20"/>
      <w:lang w:eastAsia="de-DE"/>
    </w:rPr>
  </w:style>
  <w:style w:type="paragraph" w:customStyle="1" w:styleId="ACLSubmissionConfidentialityHeader">
    <w:name w:val="ACL Submission Confidentiality Header"/>
    <w:basedOn w:val="Normal"/>
    <w:link w:val="ACLSubmissionConfidentialityHeaderChar"/>
    <w:qFormat/>
    <w:rsid w:val="002C5622"/>
    <w:pPr>
      <w:jc w:val="center"/>
    </w:pPr>
    <w:rPr>
      <w:rFonts w:ascii="Arial" w:hAnsi="Arial" w:cs="Arial"/>
      <w:b/>
      <w:spacing w:val="-2"/>
      <w:kern w:val="16"/>
      <w:sz w:val="18"/>
    </w:rPr>
  </w:style>
  <w:style w:type="character" w:customStyle="1" w:styleId="ACLSubmissionConfidentialityHeaderChar">
    <w:name w:val="ACL Submission Confidentiality Header Char"/>
    <w:link w:val="ACLSubmissionConfidentialityHeader"/>
    <w:rsid w:val="002C5622"/>
    <w:rPr>
      <w:rFonts w:ascii="Arial" w:hAnsi="Arial" w:cs="Arial"/>
      <w:b/>
      <w:spacing w:val="-2"/>
      <w:kern w:val="16"/>
      <w:sz w:val="18"/>
      <w:szCs w:val="20"/>
      <w:lang w:eastAsia="de-DE"/>
    </w:rPr>
  </w:style>
  <w:style w:type="character" w:styleId="Hyperlink">
    <w:name w:val="Hyperlink"/>
    <w:basedOn w:val="ACLHyperlinkChar"/>
    <w:qFormat/>
    <w:rsid w:val="00FD085E"/>
    <w:rPr>
      <w:color w:val="000090"/>
      <w:spacing w:val="-2"/>
      <w:kern w:val="16"/>
      <w:lang w:eastAsia="de-DE"/>
    </w:rPr>
  </w:style>
  <w:style w:type="paragraph" w:customStyle="1" w:styleId="ACLSubmissionRuler">
    <w:name w:val="ACL Submission Ruler"/>
    <w:basedOn w:val="Normal"/>
    <w:autoRedefine/>
    <w:qFormat/>
    <w:rsid w:val="0081710C"/>
    <w:pPr>
      <w:framePr w:hSpace="187" w:wrap="around" w:vAnchor="page" w:hAnchor="page" w:x="1441" w:y="577"/>
      <w:spacing w:before="240" w:after="240"/>
      <w:suppressOverlap/>
      <w:jc w:val="center"/>
    </w:pPr>
    <w:rPr>
      <w:rFonts w:eastAsia="MS Mincho"/>
      <w:b/>
      <w:noProof/>
      <w:color w:val="7B7B7B" w:themeColor="accent3" w:themeShade="BF"/>
      <w:sz w:val="24"/>
      <w:szCs w:val="26"/>
    </w:rPr>
  </w:style>
  <w:style w:type="paragraph" w:customStyle="1" w:styleId="ACLTextIndent">
    <w:name w:val="ACL Text Indent"/>
    <w:basedOn w:val="Normal"/>
    <w:next w:val="Normal"/>
    <w:link w:val="ACLTextIndentChar"/>
    <w:rsid w:val="00986EA2"/>
    <w:pPr>
      <w:spacing w:line="245" w:lineRule="auto"/>
      <w:ind w:firstLine="230"/>
      <w:jc w:val="both"/>
    </w:pPr>
    <w:rPr>
      <w:rFonts w:eastAsia="MS Mincho"/>
      <w:sz w:val="20"/>
    </w:rPr>
  </w:style>
  <w:style w:type="character" w:customStyle="1" w:styleId="ACLTextIndentChar">
    <w:name w:val="ACL Text Indent Char"/>
    <w:link w:val="ACLTextIndent"/>
    <w:rsid w:val="002C5622"/>
    <w:rPr>
      <w:rFonts w:eastAsia="MS Mincho"/>
      <w:sz w:val="20"/>
      <w:szCs w:val="20"/>
      <w:lang w:eastAsia="de-DE"/>
    </w:rPr>
  </w:style>
  <w:style w:type="paragraph" w:customStyle="1" w:styleId="ACLBookJournaltitle">
    <w:name w:val="ACL Book/Journal title"/>
    <w:basedOn w:val="ACLReferencesText"/>
    <w:qFormat/>
    <w:rsid w:val="002C5622"/>
    <w:rPr>
      <w:i/>
    </w:rPr>
  </w:style>
  <w:style w:type="paragraph" w:customStyle="1" w:styleId="ACLIndent">
    <w:name w:val="ACL Indent"/>
    <w:basedOn w:val="ACLText"/>
    <w:qFormat/>
    <w:rsid w:val="002C5622"/>
    <w:pPr>
      <w:ind w:firstLine="230"/>
    </w:pPr>
  </w:style>
  <w:style w:type="paragraph" w:styleId="Header">
    <w:name w:val="header"/>
    <w:basedOn w:val="Normal"/>
    <w:link w:val="HeaderChar"/>
    <w:unhideWhenUsed/>
    <w:rsid w:val="009B674C"/>
    <w:pPr>
      <w:tabs>
        <w:tab w:val="center" w:pos="4680"/>
        <w:tab w:val="right" w:pos="9360"/>
      </w:tabs>
    </w:pPr>
  </w:style>
  <w:style w:type="character" w:customStyle="1" w:styleId="HeaderChar">
    <w:name w:val="Header Char"/>
    <w:basedOn w:val="DefaultParagraphFont"/>
    <w:link w:val="Header"/>
    <w:rsid w:val="009B674C"/>
    <w:rPr>
      <w:szCs w:val="20"/>
      <w:lang w:eastAsia="de-DE"/>
    </w:rPr>
  </w:style>
  <w:style w:type="paragraph" w:styleId="Footer">
    <w:name w:val="footer"/>
    <w:basedOn w:val="Normal"/>
    <w:link w:val="FooterChar"/>
    <w:uiPriority w:val="99"/>
    <w:unhideWhenUsed/>
    <w:qFormat/>
    <w:rsid w:val="009B674C"/>
    <w:pPr>
      <w:tabs>
        <w:tab w:val="center" w:pos="4680"/>
        <w:tab w:val="right" w:pos="9360"/>
      </w:tabs>
    </w:pPr>
  </w:style>
  <w:style w:type="character" w:customStyle="1" w:styleId="FooterChar">
    <w:name w:val="Footer Char"/>
    <w:basedOn w:val="DefaultParagraphFont"/>
    <w:link w:val="Footer"/>
    <w:uiPriority w:val="99"/>
    <w:rsid w:val="009B674C"/>
    <w:rPr>
      <w:szCs w:val="20"/>
      <w:lang w:eastAsia="de-DE"/>
    </w:rPr>
  </w:style>
  <w:style w:type="paragraph" w:styleId="ListParagraph">
    <w:name w:val="List Paragraph"/>
    <w:basedOn w:val="Normal"/>
    <w:uiPriority w:val="34"/>
    <w:qFormat/>
    <w:rsid w:val="00AB01D1"/>
    <w:pPr>
      <w:ind w:left="720"/>
      <w:contextualSpacing/>
    </w:pPr>
  </w:style>
  <w:style w:type="paragraph" w:customStyle="1" w:styleId="Rulerstuff">
    <w:name w:val="Ruler stuff"/>
    <w:basedOn w:val="ACLSubmissionRuler"/>
    <w:rsid w:val="0081710C"/>
    <w:pPr>
      <w:framePr w:wrap="around"/>
    </w:pPr>
  </w:style>
  <w:style w:type="paragraph" w:customStyle="1" w:styleId="ACLRulerRight">
    <w:name w:val="ACL Ruler Right"/>
    <w:basedOn w:val="ACLRulerLeft"/>
    <w:qFormat/>
    <w:rsid w:val="00126C27"/>
    <w:pPr>
      <w:ind w:left="0" w:right="144"/>
      <w:jc w:val="right"/>
    </w:pPr>
  </w:style>
  <w:style w:type="paragraph" w:customStyle="1" w:styleId="ACLRulerLeft">
    <w:name w:val="ACL Ruler Left"/>
    <w:basedOn w:val="Normal"/>
    <w:qFormat/>
    <w:rsid w:val="002D156B"/>
    <w:pPr>
      <w:spacing w:after="90" w:line="252" w:lineRule="auto"/>
      <w:ind w:left="144"/>
    </w:pPr>
    <w:rPr>
      <w:rFonts w:ascii="Arial Bold" w:hAnsi="Arial Bold" w:cs="Arial"/>
      <w:b/>
      <w:bCs/>
      <w:color w:val="808080" w:themeColor="background1" w:themeShade="80"/>
      <w:sz w:val="16"/>
      <w:szCs w:val="16"/>
    </w:rPr>
  </w:style>
  <w:style w:type="paragraph" w:styleId="TOC1">
    <w:name w:val="toc 1"/>
    <w:basedOn w:val="Normal"/>
    <w:next w:val="Normal"/>
    <w:autoRedefine/>
    <w:uiPriority w:val="39"/>
    <w:semiHidden/>
    <w:unhideWhenUsed/>
    <w:rsid w:val="00693C43"/>
    <w:pPr>
      <w:spacing w:after="100"/>
    </w:pPr>
  </w:style>
  <w:style w:type="character" w:styleId="FollowedHyperlink">
    <w:name w:val="FollowedHyperlink"/>
    <w:basedOn w:val="DefaultParagraphFont"/>
    <w:uiPriority w:val="99"/>
    <w:semiHidden/>
    <w:unhideWhenUsed/>
    <w:rsid w:val="002F29FC"/>
    <w:rPr>
      <w:color w:val="954F72" w:themeColor="followedHyperlink"/>
      <w:u w:val="single"/>
    </w:rPr>
  </w:style>
  <w:style w:type="character" w:styleId="PageNumber">
    <w:name w:val="page number"/>
    <w:basedOn w:val="DefaultParagraphFont"/>
    <w:semiHidden/>
    <w:unhideWhenUsed/>
    <w:rsid w:val="00290135"/>
  </w:style>
  <w:style w:type="paragraph" w:customStyle="1" w:styleId="ACLCode">
    <w:name w:val="ACL Code"/>
    <w:basedOn w:val="ACLFirstLine"/>
    <w:qFormat/>
    <w:rsid w:val="00E651D6"/>
    <w:rPr>
      <w:rFonts w:ascii="Courier New" w:hAnsi="Courier New"/>
      <w:sz w:val="20"/>
    </w:rPr>
  </w:style>
  <w:style w:type="paragraph" w:customStyle="1" w:styleId="ACLHyperlink">
    <w:name w:val="ACL Hyperlink"/>
    <w:basedOn w:val="ACLText"/>
    <w:link w:val="ACLHyperlinkChar"/>
    <w:qFormat/>
    <w:rsid w:val="00E651D6"/>
    <w:rPr>
      <w:color w:val="000090"/>
    </w:rPr>
  </w:style>
  <w:style w:type="character" w:customStyle="1" w:styleId="ACLHyperlinkChar">
    <w:name w:val="ACL Hyperlink Char"/>
    <w:basedOn w:val="ACLTextChar"/>
    <w:link w:val="ACLHyperlink"/>
    <w:rsid w:val="00E651D6"/>
    <w:rPr>
      <w:color w:val="000090"/>
      <w:spacing w:val="-2"/>
      <w:kern w:val="16"/>
      <w:lang w:eastAsia="de-DE"/>
    </w:rPr>
  </w:style>
  <w:style w:type="paragraph" w:styleId="Revision">
    <w:name w:val="Revision"/>
    <w:hidden/>
    <w:uiPriority w:val="99"/>
    <w:semiHidden/>
    <w:rsid w:val="00E55BCD"/>
    <w:pPr>
      <w:ind w:firstLine="0"/>
      <w:jc w:val="left"/>
    </w:pPr>
    <w:rPr>
      <w:szCs w:val="20"/>
      <w:lang w:eastAsia="de-DE"/>
    </w:rPr>
  </w:style>
  <w:style w:type="paragraph" w:customStyle="1" w:styleId="ACLURLHyperlink">
    <w:name w:val="ACL URL Hyperlink"/>
    <w:basedOn w:val="ACLCode"/>
    <w:next w:val="ACLTextIndent"/>
    <w:qFormat/>
    <w:rsid w:val="00BD05B1"/>
    <w:pPr>
      <w:ind w:firstLine="0"/>
    </w:pPr>
    <w:rPr>
      <w:color w:val="000090"/>
      <w:spacing w:val="-5"/>
      <w:szCs w:val="20"/>
    </w:rPr>
  </w:style>
  <w:style w:type="paragraph" w:styleId="DocumentMap">
    <w:name w:val="Document Map"/>
    <w:basedOn w:val="Normal"/>
    <w:link w:val="DocumentMapChar"/>
    <w:uiPriority w:val="99"/>
    <w:semiHidden/>
    <w:unhideWhenUsed/>
    <w:rsid w:val="00E55BCD"/>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55BCD"/>
    <w:rPr>
      <w:rFonts w:ascii="Lucida Grande" w:hAnsi="Lucida Grande" w:cs="Lucida Grande"/>
      <w:sz w:val="24"/>
      <w:szCs w:val="24"/>
      <w:lang w:eastAsia="de-DE"/>
    </w:rPr>
  </w:style>
  <w:style w:type="paragraph" w:styleId="Caption">
    <w:name w:val="caption"/>
    <w:basedOn w:val="ACLCaption"/>
    <w:next w:val="ACLText"/>
    <w:qFormat/>
    <w:rsid w:val="00471846"/>
    <w:pPr>
      <w:framePr w:wrap="around"/>
      <w:spacing w:before="200" w:after="200" w:line="252" w:lineRule="auto"/>
    </w:pPr>
    <w:rPr>
      <w:bCs/>
      <w:color w:val="000000" w:themeColor="text1"/>
      <w:szCs w:val="18"/>
    </w:rPr>
  </w:style>
  <w:style w:type="character" w:customStyle="1" w:styleId="a">
    <w:name w:val="_"/>
    <w:basedOn w:val="DefaultParagraphFont"/>
    <w:rsid w:val="00C54758"/>
  </w:style>
  <w:style w:type="character" w:customStyle="1" w:styleId="ff7">
    <w:name w:val="ff7"/>
    <w:basedOn w:val="DefaultParagraphFont"/>
    <w:rsid w:val="00C54758"/>
  </w:style>
  <w:style w:type="character" w:customStyle="1" w:styleId="ffa">
    <w:name w:val="ffa"/>
    <w:basedOn w:val="DefaultParagraphFont"/>
    <w:rsid w:val="00C54758"/>
  </w:style>
  <w:style w:type="character" w:customStyle="1" w:styleId="1">
    <w:name w:val="אזכור לא מזוהה1"/>
    <w:basedOn w:val="DefaultParagraphFont"/>
    <w:uiPriority w:val="99"/>
    <w:semiHidden/>
    <w:unhideWhenUsed/>
    <w:rsid w:val="006961A4"/>
    <w:rPr>
      <w:color w:val="605E5C"/>
      <w:shd w:val="clear" w:color="auto" w:fill="E1DFDD"/>
    </w:rPr>
  </w:style>
  <w:style w:type="character" w:customStyle="1" w:styleId="mwe-math-mathml-inline">
    <w:name w:val="mwe-math-mathml-inline"/>
    <w:basedOn w:val="DefaultParagraphFont"/>
    <w:rsid w:val="00C279A6"/>
  </w:style>
  <w:style w:type="character" w:customStyle="1" w:styleId="2">
    <w:name w:val="אזכור לא מזוהה2"/>
    <w:basedOn w:val="DefaultParagraphFont"/>
    <w:uiPriority w:val="99"/>
    <w:semiHidden/>
    <w:unhideWhenUsed/>
    <w:rsid w:val="00D25EB5"/>
    <w:rPr>
      <w:color w:val="605E5C"/>
      <w:shd w:val="clear" w:color="auto" w:fill="E1DFDD"/>
    </w:rPr>
  </w:style>
  <w:style w:type="paragraph" w:styleId="EndnoteText">
    <w:name w:val="endnote text"/>
    <w:basedOn w:val="Normal"/>
    <w:link w:val="EndnoteTextChar"/>
    <w:uiPriority w:val="99"/>
    <w:semiHidden/>
    <w:unhideWhenUsed/>
    <w:rsid w:val="00C013D0"/>
    <w:rPr>
      <w:sz w:val="20"/>
    </w:rPr>
  </w:style>
  <w:style w:type="character" w:customStyle="1" w:styleId="EndnoteTextChar">
    <w:name w:val="Endnote Text Char"/>
    <w:basedOn w:val="DefaultParagraphFont"/>
    <w:link w:val="EndnoteText"/>
    <w:uiPriority w:val="99"/>
    <w:semiHidden/>
    <w:rsid w:val="00C013D0"/>
    <w:rPr>
      <w:sz w:val="20"/>
      <w:szCs w:val="20"/>
      <w:lang w:eastAsia="de-DE"/>
    </w:rPr>
  </w:style>
  <w:style w:type="character" w:styleId="EndnoteReference">
    <w:name w:val="endnote reference"/>
    <w:basedOn w:val="DefaultParagraphFont"/>
    <w:uiPriority w:val="99"/>
    <w:semiHidden/>
    <w:unhideWhenUsed/>
    <w:rsid w:val="00C013D0"/>
    <w:rPr>
      <w:vertAlign w:val="superscript"/>
    </w:rPr>
  </w:style>
  <w:style w:type="paragraph" w:customStyle="1" w:styleId="Style1">
    <w:name w:val="Style1"/>
    <w:basedOn w:val="ACLReferencesHeader"/>
    <w:link w:val="Style1Char"/>
    <w:qFormat/>
    <w:rsid w:val="00BA61FA"/>
    <w:rPr>
      <w:b w:val="0"/>
      <w:bCs w:val="0"/>
      <w:sz w:val="20"/>
      <w:szCs w:val="20"/>
    </w:rPr>
  </w:style>
  <w:style w:type="character" w:customStyle="1" w:styleId="Style1Char">
    <w:name w:val="Style1 Char"/>
    <w:basedOn w:val="ACLReferencesHeaderChar"/>
    <w:link w:val="Style1"/>
    <w:rsid w:val="00BA61FA"/>
    <w:rPr>
      <w:rFonts w:eastAsia="MS Mincho"/>
      <w:b w:val="0"/>
      <w:bCs w:val="0"/>
      <w:kern w:val="16"/>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35">
      <w:bodyDiv w:val="1"/>
      <w:marLeft w:val="0"/>
      <w:marRight w:val="0"/>
      <w:marTop w:val="0"/>
      <w:marBottom w:val="0"/>
      <w:divBdr>
        <w:top w:val="none" w:sz="0" w:space="0" w:color="auto"/>
        <w:left w:val="none" w:sz="0" w:space="0" w:color="auto"/>
        <w:bottom w:val="none" w:sz="0" w:space="0" w:color="auto"/>
        <w:right w:val="none" w:sz="0" w:space="0" w:color="auto"/>
      </w:divBdr>
    </w:div>
    <w:div w:id="12072218">
      <w:bodyDiv w:val="1"/>
      <w:marLeft w:val="0"/>
      <w:marRight w:val="0"/>
      <w:marTop w:val="0"/>
      <w:marBottom w:val="0"/>
      <w:divBdr>
        <w:top w:val="none" w:sz="0" w:space="0" w:color="auto"/>
        <w:left w:val="none" w:sz="0" w:space="0" w:color="auto"/>
        <w:bottom w:val="none" w:sz="0" w:space="0" w:color="auto"/>
        <w:right w:val="none" w:sz="0" w:space="0" w:color="auto"/>
      </w:divBdr>
    </w:div>
    <w:div w:id="19015053">
      <w:bodyDiv w:val="1"/>
      <w:marLeft w:val="0"/>
      <w:marRight w:val="0"/>
      <w:marTop w:val="0"/>
      <w:marBottom w:val="0"/>
      <w:divBdr>
        <w:top w:val="none" w:sz="0" w:space="0" w:color="auto"/>
        <w:left w:val="none" w:sz="0" w:space="0" w:color="auto"/>
        <w:bottom w:val="none" w:sz="0" w:space="0" w:color="auto"/>
        <w:right w:val="none" w:sz="0" w:space="0" w:color="auto"/>
      </w:divBdr>
    </w:div>
    <w:div w:id="102726614">
      <w:bodyDiv w:val="1"/>
      <w:marLeft w:val="0"/>
      <w:marRight w:val="0"/>
      <w:marTop w:val="0"/>
      <w:marBottom w:val="0"/>
      <w:divBdr>
        <w:top w:val="none" w:sz="0" w:space="0" w:color="auto"/>
        <w:left w:val="none" w:sz="0" w:space="0" w:color="auto"/>
        <w:bottom w:val="none" w:sz="0" w:space="0" w:color="auto"/>
        <w:right w:val="none" w:sz="0" w:space="0" w:color="auto"/>
      </w:divBdr>
    </w:div>
    <w:div w:id="128135301">
      <w:bodyDiv w:val="1"/>
      <w:marLeft w:val="0"/>
      <w:marRight w:val="0"/>
      <w:marTop w:val="0"/>
      <w:marBottom w:val="0"/>
      <w:divBdr>
        <w:top w:val="none" w:sz="0" w:space="0" w:color="auto"/>
        <w:left w:val="none" w:sz="0" w:space="0" w:color="auto"/>
        <w:bottom w:val="none" w:sz="0" w:space="0" w:color="auto"/>
        <w:right w:val="none" w:sz="0" w:space="0" w:color="auto"/>
      </w:divBdr>
    </w:div>
    <w:div w:id="144710772">
      <w:bodyDiv w:val="1"/>
      <w:marLeft w:val="0"/>
      <w:marRight w:val="0"/>
      <w:marTop w:val="0"/>
      <w:marBottom w:val="0"/>
      <w:divBdr>
        <w:top w:val="none" w:sz="0" w:space="0" w:color="auto"/>
        <w:left w:val="none" w:sz="0" w:space="0" w:color="auto"/>
        <w:bottom w:val="none" w:sz="0" w:space="0" w:color="auto"/>
        <w:right w:val="none" w:sz="0" w:space="0" w:color="auto"/>
      </w:divBdr>
    </w:div>
    <w:div w:id="177736368">
      <w:bodyDiv w:val="1"/>
      <w:marLeft w:val="0"/>
      <w:marRight w:val="0"/>
      <w:marTop w:val="0"/>
      <w:marBottom w:val="0"/>
      <w:divBdr>
        <w:top w:val="none" w:sz="0" w:space="0" w:color="auto"/>
        <w:left w:val="none" w:sz="0" w:space="0" w:color="auto"/>
        <w:bottom w:val="none" w:sz="0" w:space="0" w:color="auto"/>
        <w:right w:val="none" w:sz="0" w:space="0" w:color="auto"/>
      </w:divBdr>
    </w:div>
    <w:div w:id="246965119">
      <w:bodyDiv w:val="1"/>
      <w:marLeft w:val="0"/>
      <w:marRight w:val="0"/>
      <w:marTop w:val="0"/>
      <w:marBottom w:val="0"/>
      <w:divBdr>
        <w:top w:val="none" w:sz="0" w:space="0" w:color="auto"/>
        <w:left w:val="none" w:sz="0" w:space="0" w:color="auto"/>
        <w:bottom w:val="none" w:sz="0" w:space="0" w:color="auto"/>
        <w:right w:val="none" w:sz="0" w:space="0" w:color="auto"/>
      </w:divBdr>
    </w:div>
    <w:div w:id="263534701">
      <w:bodyDiv w:val="1"/>
      <w:marLeft w:val="0"/>
      <w:marRight w:val="0"/>
      <w:marTop w:val="0"/>
      <w:marBottom w:val="0"/>
      <w:divBdr>
        <w:top w:val="none" w:sz="0" w:space="0" w:color="auto"/>
        <w:left w:val="none" w:sz="0" w:space="0" w:color="auto"/>
        <w:bottom w:val="none" w:sz="0" w:space="0" w:color="auto"/>
        <w:right w:val="none" w:sz="0" w:space="0" w:color="auto"/>
      </w:divBdr>
    </w:div>
    <w:div w:id="315915405">
      <w:bodyDiv w:val="1"/>
      <w:marLeft w:val="0"/>
      <w:marRight w:val="0"/>
      <w:marTop w:val="0"/>
      <w:marBottom w:val="0"/>
      <w:divBdr>
        <w:top w:val="none" w:sz="0" w:space="0" w:color="auto"/>
        <w:left w:val="none" w:sz="0" w:space="0" w:color="auto"/>
        <w:bottom w:val="none" w:sz="0" w:space="0" w:color="auto"/>
        <w:right w:val="none" w:sz="0" w:space="0" w:color="auto"/>
      </w:divBdr>
      <w:divsChild>
        <w:div w:id="1791120019">
          <w:marLeft w:val="0"/>
          <w:marRight w:val="0"/>
          <w:marTop w:val="0"/>
          <w:marBottom w:val="0"/>
          <w:divBdr>
            <w:top w:val="none" w:sz="0" w:space="0" w:color="auto"/>
            <w:left w:val="none" w:sz="0" w:space="0" w:color="auto"/>
            <w:bottom w:val="none" w:sz="0" w:space="0" w:color="auto"/>
            <w:right w:val="none" w:sz="0" w:space="0" w:color="auto"/>
          </w:divBdr>
        </w:div>
        <w:div w:id="1806701617">
          <w:marLeft w:val="0"/>
          <w:marRight w:val="0"/>
          <w:marTop w:val="0"/>
          <w:marBottom w:val="0"/>
          <w:divBdr>
            <w:top w:val="none" w:sz="0" w:space="0" w:color="auto"/>
            <w:left w:val="none" w:sz="0" w:space="0" w:color="auto"/>
            <w:bottom w:val="none" w:sz="0" w:space="0" w:color="auto"/>
            <w:right w:val="none" w:sz="0" w:space="0" w:color="auto"/>
          </w:divBdr>
        </w:div>
        <w:div w:id="543368671">
          <w:marLeft w:val="0"/>
          <w:marRight w:val="0"/>
          <w:marTop w:val="0"/>
          <w:marBottom w:val="0"/>
          <w:divBdr>
            <w:top w:val="none" w:sz="0" w:space="0" w:color="auto"/>
            <w:left w:val="none" w:sz="0" w:space="0" w:color="auto"/>
            <w:bottom w:val="none" w:sz="0" w:space="0" w:color="auto"/>
            <w:right w:val="none" w:sz="0" w:space="0" w:color="auto"/>
          </w:divBdr>
        </w:div>
        <w:div w:id="1755279926">
          <w:marLeft w:val="0"/>
          <w:marRight w:val="0"/>
          <w:marTop w:val="0"/>
          <w:marBottom w:val="0"/>
          <w:divBdr>
            <w:top w:val="none" w:sz="0" w:space="0" w:color="auto"/>
            <w:left w:val="none" w:sz="0" w:space="0" w:color="auto"/>
            <w:bottom w:val="none" w:sz="0" w:space="0" w:color="auto"/>
            <w:right w:val="none" w:sz="0" w:space="0" w:color="auto"/>
          </w:divBdr>
        </w:div>
        <w:div w:id="767459244">
          <w:marLeft w:val="0"/>
          <w:marRight w:val="0"/>
          <w:marTop w:val="0"/>
          <w:marBottom w:val="0"/>
          <w:divBdr>
            <w:top w:val="none" w:sz="0" w:space="0" w:color="auto"/>
            <w:left w:val="none" w:sz="0" w:space="0" w:color="auto"/>
            <w:bottom w:val="none" w:sz="0" w:space="0" w:color="auto"/>
            <w:right w:val="none" w:sz="0" w:space="0" w:color="auto"/>
          </w:divBdr>
        </w:div>
        <w:div w:id="527106401">
          <w:marLeft w:val="0"/>
          <w:marRight w:val="0"/>
          <w:marTop w:val="0"/>
          <w:marBottom w:val="0"/>
          <w:divBdr>
            <w:top w:val="none" w:sz="0" w:space="0" w:color="auto"/>
            <w:left w:val="none" w:sz="0" w:space="0" w:color="auto"/>
            <w:bottom w:val="none" w:sz="0" w:space="0" w:color="auto"/>
            <w:right w:val="none" w:sz="0" w:space="0" w:color="auto"/>
          </w:divBdr>
        </w:div>
        <w:div w:id="1845827182">
          <w:marLeft w:val="0"/>
          <w:marRight w:val="0"/>
          <w:marTop w:val="0"/>
          <w:marBottom w:val="0"/>
          <w:divBdr>
            <w:top w:val="none" w:sz="0" w:space="0" w:color="auto"/>
            <w:left w:val="none" w:sz="0" w:space="0" w:color="auto"/>
            <w:bottom w:val="none" w:sz="0" w:space="0" w:color="auto"/>
            <w:right w:val="none" w:sz="0" w:space="0" w:color="auto"/>
          </w:divBdr>
        </w:div>
      </w:divsChild>
    </w:div>
    <w:div w:id="325673367">
      <w:bodyDiv w:val="1"/>
      <w:marLeft w:val="0"/>
      <w:marRight w:val="0"/>
      <w:marTop w:val="0"/>
      <w:marBottom w:val="0"/>
      <w:divBdr>
        <w:top w:val="none" w:sz="0" w:space="0" w:color="auto"/>
        <w:left w:val="none" w:sz="0" w:space="0" w:color="auto"/>
        <w:bottom w:val="none" w:sz="0" w:space="0" w:color="auto"/>
        <w:right w:val="none" w:sz="0" w:space="0" w:color="auto"/>
      </w:divBdr>
    </w:div>
    <w:div w:id="383911055">
      <w:bodyDiv w:val="1"/>
      <w:marLeft w:val="0"/>
      <w:marRight w:val="0"/>
      <w:marTop w:val="0"/>
      <w:marBottom w:val="0"/>
      <w:divBdr>
        <w:top w:val="none" w:sz="0" w:space="0" w:color="auto"/>
        <w:left w:val="none" w:sz="0" w:space="0" w:color="auto"/>
        <w:bottom w:val="none" w:sz="0" w:space="0" w:color="auto"/>
        <w:right w:val="none" w:sz="0" w:space="0" w:color="auto"/>
      </w:divBdr>
    </w:div>
    <w:div w:id="397171557">
      <w:bodyDiv w:val="1"/>
      <w:marLeft w:val="0"/>
      <w:marRight w:val="0"/>
      <w:marTop w:val="0"/>
      <w:marBottom w:val="0"/>
      <w:divBdr>
        <w:top w:val="none" w:sz="0" w:space="0" w:color="auto"/>
        <w:left w:val="none" w:sz="0" w:space="0" w:color="auto"/>
        <w:bottom w:val="none" w:sz="0" w:space="0" w:color="auto"/>
        <w:right w:val="none" w:sz="0" w:space="0" w:color="auto"/>
      </w:divBdr>
    </w:div>
    <w:div w:id="400060637">
      <w:bodyDiv w:val="1"/>
      <w:marLeft w:val="0"/>
      <w:marRight w:val="0"/>
      <w:marTop w:val="0"/>
      <w:marBottom w:val="0"/>
      <w:divBdr>
        <w:top w:val="none" w:sz="0" w:space="0" w:color="auto"/>
        <w:left w:val="none" w:sz="0" w:space="0" w:color="auto"/>
        <w:bottom w:val="none" w:sz="0" w:space="0" w:color="auto"/>
        <w:right w:val="none" w:sz="0" w:space="0" w:color="auto"/>
      </w:divBdr>
    </w:div>
    <w:div w:id="583879898">
      <w:bodyDiv w:val="1"/>
      <w:marLeft w:val="0"/>
      <w:marRight w:val="0"/>
      <w:marTop w:val="0"/>
      <w:marBottom w:val="0"/>
      <w:divBdr>
        <w:top w:val="none" w:sz="0" w:space="0" w:color="auto"/>
        <w:left w:val="none" w:sz="0" w:space="0" w:color="auto"/>
        <w:bottom w:val="none" w:sz="0" w:space="0" w:color="auto"/>
        <w:right w:val="none" w:sz="0" w:space="0" w:color="auto"/>
      </w:divBdr>
    </w:div>
    <w:div w:id="661857154">
      <w:bodyDiv w:val="1"/>
      <w:marLeft w:val="0"/>
      <w:marRight w:val="0"/>
      <w:marTop w:val="0"/>
      <w:marBottom w:val="0"/>
      <w:divBdr>
        <w:top w:val="none" w:sz="0" w:space="0" w:color="auto"/>
        <w:left w:val="none" w:sz="0" w:space="0" w:color="auto"/>
        <w:bottom w:val="none" w:sz="0" w:space="0" w:color="auto"/>
        <w:right w:val="none" w:sz="0" w:space="0" w:color="auto"/>
      </w:divBdr>
    </w:div>
    <w:div w:id="677778588">
      <w:bodyDiv w:val="1"/>
      <w:marLeft w:val="0"/>
      <w:marRight w:val="0"/>
      <w:marTop w:val="0"/>
      <w:marBottom w:val="0"/>
      <w:divBdr>
        <w:top w:val="none" w:sz="0" w:space="0" w:color="auto"/>
        <w:left w:val="none" w:sz="0" w:space="0" w:color="auto"/>
        <w:bottom w:val="none" w:sz="0" w:space="0" w:color="auto"/>
        <w:right w:val="none" w:sz="0" w:space="0" w:color="auto"/>
      </w:divBdr>
    </w:div>
    <w:div w:id="718475824">
      <w:bodyDiv w:val="1"/>
      <w:marLeft w:val="0"/>
      <w:marRight w:val="0"/>
      <w:marTop w:val="0"/>
      <w:marBottom w:val="0"/>
      <w:divBdr>
        <w:top w:val="none" w:sz="0" w:space="0" w:color="auto"/>
        <w:left w:val="none" w:sz="0" w:space="0" w:color="auto"/>
        <w:bottom w:val="none" w:sz="0" w:space="0" w:color="auto"/>
        <w:right w:val="none" w:sz="0" w:space="0" w:color="auto"/>
      </w:divBdr>
    </w:div>
    <w:div w:id="803959820">
      <w:bodyDiv w:val="1"/>
      <w:marLeft w:val="0"/>
      <w:marRight w:val="0"/>
      <w:marTop w:val="0"/>
      <w:marBottom w:val="0"/>
      <w:divBdr>
        <w:top w:val="none" w:sz="0" w:space="0" w:color="auto"/>
        <w:left w:val="none" w:sz="0" w:space="0" w:color="auto"/>
        <w:bottom w:val="none" w:sz="0" w:space="0" w:color="auto"/>
        <w:right w:val="none" w:sz="0" w:space="0" w:color="auto"/>
      </w:divBdr>
    </w:div>
    <w:div w:id="805704801">
      <w:bodyDiv w:val="1"/>
      <w:marLeft w:val="0"/>
      <w:marRight w:val="0"/>
      <w:marTop w:val="0"/>
      <w:marBottom w:val="0"/>
      <w:divBdr>
        <w:top w:val="none" w:sz="0" w:space="0" w:color="auto"/>
        <w:left w:val="none" w:sz="0" w:space="0" w:color="auto"/>
        <w:bottom w:val="none" w:sz="0" w:space="0" w:color="auto"/>
        <w:right w:val="none" w:sz="0" w:space="0" w:color="auto"/>
      </w:divBdr>
    </w:div>
    <w:div w:id="832377949">
      <w:bodyDiv w:val="1"/>
      <w:marLeft w:val="0"/>
      <w:marRight w:val="0"/>
      <w:marTop w:val="0"/>
      <w:marBottom w:val="0"/>
      <w:divBdr>
        <w:top w:val="none" w:sz="0" w:space="0" w:color="auto"/>
        <w:left w:val="none" w:sz="0" w:space="0" w:color="auto"/>
        <w:bottom w:val="none" w:sz="0" w:space="0" w:color="auto"/>
        <w:right w:val="none" w:sz="0" w:space="0" w:color="auto"/>
      </w:divBdr>
    </w:div>
    <w:div w:id="891185953">
      <w:bodyDiv w:val="1"/>
      <w:marLeft w:val="0"/>
      <w:marRight w:val="0"/>
      <w:marTop w:val="0"/>
      <w:marBottom w:val="0"/>
      <w:divBdr>
        <w:top w:val="none" w:sz="0" w:space="0" w:color="auto"/>
        <w:left w:val="none" w:sz="0" w:space="0" w:color="auto"/>
        <w:bottom w:val="none" w:sz="0" w:space="0" w:color="auto"/>
        <w:right w:val="none" w:sz="0" w:space="0" w:color="auto"/>
      </w:divBdr>
    </w:div>
    <w:div w:id="929243761">
      <w:bodyDiv w:val="1"/>
      <w:marLeft w:val="0"/>
      <w:marRight w:val="0"/>
      <w:marTop w:val="0"/>
      <w:marBottom w:val="0"/>
      <w:divBdr>
        <w:top w:val="none" w:sz="0" w:space="0" w:color="auto"/>
        <w:left w:val="none" w:sz="0" w:space="0" w:color="auto"/>
        <w:bottom w:val="none" w:sz="0" w:space="0" w:color="auto"/>
        <w:right w:val="none" w:sz="0" w:space="0" w:color="auto"/>
      </w:divBdr>
    </w:div>
    <w:div w:id="1035697787">
      <w:bodyDiv w:val="1"/>
      <w:marLeft w:val="0"/>
      <w:marRight w:val="0"/>
      <w:marTop w:val="0"/>
      <w:marBottom w:val="0"/>
      <w:divBdr>
        <w:top w:val="none" w:sz="0" w:space="0" w:color="auto"/>
        <w:left w:val="none" w:sz="0" w:space="0" w:color="auto"/>
        <w:bottom w:val="none" w:sz="0" w:space="0" w:color="auto"/>
        <w:right w:val="none" w:sz="0" w:space="0" w:color="auto"/>
      </w:divBdr>
    </w:div>
    <w:div w:id="1068923045">
      <w:bodyDiv w:val="1"/>
      <w:marLeft w:val="0"/>
      <w:marRight w:val="0"/>
      <w:marTop w:val="0"/>
      <w:marBottom w:val="0"/>
      <w:divBdr>
        <w:top w:val="none" w:sz="0" w:space="0" w:color="auto"/>
        <w:left w:val="none" w:sz="0" w:space="0" w:color="auto"/>
        <w:bottom w:val="none" w:sz="0" w:space="0" w:color="auto"/>
        <w:right w:val="none" w:sz="0" w:space="0" w:color="auto"/>
      </w:divBdr>
    </w:div>
    <w:div w:id="1134837332">
      <w:bodyDiv w:val="1"/>
      <w:marLeft w:val="0"/>
      <w:marRight w:val="0"/>
      <w:marTop w:val="0"/>
      <w:marBottom w:val="0"/>
      <w:divBdr>
        <w:top w:val="none" w:sz="0" w:space="0" w:color="auto"/>
        <w:left w:val="none" w:sz="0" w:space="0" w:color="auto"/>
        <w:bottom w:val="none" w:sz="0" w:space="0" w:color="auto"/>
        <w:right w:val="none" w:sz="0" w:space="0" w:color="auto"/>
      </w:divBdr>
      <w:divsChild>
        <w:div w:id="179517239">
          <w:marLeft w:val="0"/>
          <w:marRight w:val="0"/>
          <w:marTop w:val="0"/>
          <w:marBottom w:val="0"/>
          <w:divBdr>
            <w:top w:val="none" w:sz="0" w:space="0" w:color="auto"/>
            <w:left w:val="none" w:sz="0" w:space="0" w:color="auto"/>
            <w:bottom w:val="none" w:sz="0" w:space="0" w:color="auto"/>
            <w:right w:val="none" w:sz="0" w:space="0" w:color="auto"/>
          </w:divBdr>
        </w:div>
      </w:divsChild>
    </w:div>
    <w:div w:id="1182086442">
      <w:bodyDiv w:val="1"/>
      <w:marLeft w:val="0"/>
      <w:marRight w:val="0"/>
      <w:marTop w:val="0"/>
      <w:marBottom w:val="0"/>
      <w:divBdr>
        <w:top w:val="none" w:sz="0" w:space="0" w:color="auto"/>
        <w:left w:val="none" w:sz="0" w:space="0" w:color="auto"/>
        <w:bottom w:val="none" w:sz="0" w:space="0" w:color="auto"/>
        <w:right w:val="none" w:sz="0" w:space="0" w:color="auto"/>
      </w:divBdr>
      <w:divsChild>
        <w:div w:id="1407923469">
          <w:marLeft w:val="0"/>
          <w:marRight w:val="0"/>
          <w:marTop w:val="0"/>
          <w:marBottom w:val="0"/>
          <w:divBdr>
            <w:top w:val="none" w:sz="0" w:space="0" w:color="auto"/>
            <w:left w:val="none" w:sz="0" w:space="0" w:color="auto"/>
            <w:bottom w:val="none" w:sz="0" w:space="0" w:color="auto"/>
            <w:right w:val="none" w:sz="0" w:space="0" w:color="auto"/>
          </w:divBdr>
        </w:div>
      </w:divsChild>
    </w:div>
    <w:div w:id="1185943013">
      <w:bodyDiv w:val="1"/>
      <w:marLeft w:val="0"/>
      <w:marRight w:val="0"/>
      <w:marTop w:val="0"/>
      <w:marBottom w:val="0"/>
      <w:divBdr>
        <w:top w:val="none" w:sz="0" w:space="0" w:color="auto"/>
        <w:left w:val="none" w:sz="0" w:space="0" w:color="auto"/>
        <w:bottom w:val="none" w:sz="0" w:space="0" w:color="auto"/>
        <w:right w:val="none" w:sz="0" w:space="0" w:color="auto"/>
      </w:divBdr>
    </w:div>
    <w:div w:id="1202596319">
      <w:bodyDiv w:val="1"/>
      <w:marLeft w:val="0"/>
      <w:marRight w:val="0"/>
      <w:marTop w:val="0"/>
      <w:marBottom w:val="0"/>
      <w:divBdr>
        <w:top w:val="none" w:sz="0" w:space="0" w:color="auto"/>
        <w:left w:val="none" w:sz="0" w:space="0" w:color="auto"/>
        <w:bottom w:val="none" w:sz="0" w:space="0" w:color="auto"/>
        <w:right w:val="none" w:sz="0" w:space="0" w:color="auto"/>
      </w:divBdr>
    </w:div>
    <w:div w:id="1251237503">
      <w:bodyDiv w:val="1"/>
      <w:marLeft w:val="0"/>
      <w:marRight w:val="0"/>
      <w:marTop w:val="0"/>
      <w:marBottom w:val="0"/>
      <w:divBdr>
        <w:top w:val="none" w:sz="0" w:space="0" w:color="auto"/>
        <w:left w:val="none" w:sz="0" w:space="0" w:color="auto"/>
        <w:bottom w:val="none" w:sz="0" w:space="0" w:color="auto"/>
        <w:right w:val="none" w:sz="0" w:space="0" w:color="auto"/>
      </w:divBdr>
    </w:div>
    <w:div w:id="1285581098">
      <w:bodyDiv w:val="1"/>
      <w:marLeft w:val="0"/>
      <w:marRight w:val="0"/>
      <w:marTop w:val="0"/>
      <w:marBottom w:val="0"/>
      <w:divBdr>
        <w:top w:val="none" w:sz="0" w:space="0" w:color="auto"/>
        <w:left w:val="none" w:sz="0" w:space="0" w:color="auto"/>
        <w:bottom w:val="none" w:sz="0" w:space="0" w:color="auto"/>
        <w:right w:val="none" w:sz="0" w:space="0" w:color="auto"/>
      </w:divBdr>
      <w:divsChild>
        <w:div w:id="95173698">
          <w:marLeft w:val="0"/>
          <w:marRight w:val="0"/>
          <w:marTop w:val="0"/>
          <w:marBottom w:val="0"/>
          <w:divBdr>
            <w:top w:val="none" w:sz="0" w:space="0" w:color="auto"/>
            <w:left w:val="none" w:sz="0" w:space="0" w:color="auto"/>
            <w:bottom w:val="none" w:sz="0" w:space="0" w:color="auto"/>
            <w:right w:val="none" w:sz="0" w:space="0" w:color="auto"/>
          </w:divBdr>
        </w:div>
      </w:divsChild>
    </w:div>
    <w:div w:id="1316302377">
      <w:bodyDiv w:val="1"/>
      <w:marLeft w:val="0"/>
      <w:marRight w:val="0"/>
      <w:marTop w:val="0"/>
      <w:marBottom w:val="0"/>
      <w:divBdr>
        <w:top w:val="none" w:sz="0" w:space="0" w:color="auto"/>
        <w:left w:val="none" w:sz="0" w:space="0" w:color="auto"/>
        <w:bottom w:val="none" w:sz="0" w:space="0" w:color="auto"/>
        <w:right w:val="none" w:sz="0" w:space="0" w:color="auto"/>
      </w:divBdr>
    </w:div>
    <w:div w:id="1406681504">
      <w:bodyDiv w:val="1"/>
      <w:marLeft w:val="0"/>
      <w:marRight w:val="0"/>
      <w:marTop w:val="0"/>
      <w:marBottom w:val="0"/>
      <w:divBdr>
        <w:top w:val="none" w:sz="0" w:space="0" w:color="auto"/>
        <w:left w:val="none" w:sz="0" w:space="0" w:color="auto"/>
        <w:bottom w:val="none" w:sz="0" w:space="0" w:color="auto"/>
        <w:right w:val="none" w:sz="0" w:space="0" w:color="auto"/>
      </w:divBdr>
    </w:div>
    <w:div w:id="1420828175">
      <w:bodyDiv w:val="1"/>
      <w:marLeft w:val="0"/>
      <w:marRight w:val="0"/>
      <w:marTop w:val="0"/>
      <w:marBottom w:val="0"/>
      <w:divBdr>
        <w:top w:val="none" w:sz="0" w:space="0" w:color="auto"/>
        <w:left w:val="none" w:sz="0" w:space="0" w:color="auto"/>
        <w:bottom w:val="none" w:sz="0" w:space="0" w:color="auto"/>
        <w:right w:val="none" w:sz="0" w:space="0" w:color="auto"/>
      </w:divBdr>
    </w:div>
    <w:div w:id="1441878094">
      <w:bodyDiv w:val="1"/>
      <w:marLeft w:val="0"/>
      <w:marRight w:val="0"/>
      <w:marTop w:val="0"/>
      <w:marBottom w:val="0"/>
      <w:divBdr>
        <w:top w:val="none" w:sz="0" w:space="0" w:color="auto"/>
        <w:left w:val="none" w:sz="0" w:space="0" w:color="auto"/>
        <w:bottom w:val="none" w:sz="0" w:space="0" w:color="auto"/>
        <w:right w:val="none" w:sz="0" w:space="0" w:color="auto"/>
      </w:divBdr>
    </w:div>
    <w:div w:id="1456287831">
      <w:bodyDiv w:val="1"/>
      <w:marLeft w:val="0"/>
      <w:marRight w:val="0"/>
      <w:marTop w:val="0"/>
      <w:marBottom w:val="0"/>
      <w:divBdr>
        <w:top w:val="none" w:sz="0" w:space="0" w:color="auto"/>
        <w:left w:val="none" w:sz="0" w:space="0" w:color="auto"/>
        <w:bottom w:val="none" w:sz="0" w:space="0" w:color="auto"/>
        <w:right w:val="none" w:sz="0" w:space="0" w:color="auto"/>
      </w:divBdr>
    </w:div>
    <w:div w:id="1498228137">
      <w:bodyDiv w:val="1"/>
      <w:marLeft w:val="0"/>
      <w:marRight w:val="0"/>
      <w:marTop w:val="0"/>
      <w:marBottom w:val="0"/>
      <w:divBdr>
        <w:top w:val="none" w:sz="0" w:space="0" w:color="auto"/>
        <w:left w:val="none" w:sz="0" w:space="0" w:color="auto"/>
        <w:bottom w:val="none" w:sz="0" w:space="0" w:color="auto"/>
        <w:right w:val="none" w:sz="0" w:space="0" w:color="auto"/>
      </w:divBdr>
    </w:div>
    <w:div w:id="1510481095">
      <w:bodyDiv w:val="1"/>
      <w:marLeft w:val="0"/>
      <w:marRight w:val="0"/>
      <w:marTop w:val="0"/>
      <w:marBottom w:val="0"/>
      <w:divBdr>
        <w:top w:val="none" w:sz="0" w:space="0" w:color="auto"/>
        <w:left w:val="none" w:sz="0" w:space="0" w:color="auto"/>
        <w:bottom w:val="none" w:sz="0" w:space="0" w:color="auto"/>
        <w:right w:val="none" w:sz="0" w:space="0" w:color="auto"/>
      </w:divBdr>
    </w:div>
    <w:div w:id="1614169355">
      <w:bodyDiv w:val="1"/>
      <w:marLeft w:val="0"/>
      <w:marRight w:val="0"/>
      <w:marTop w:val="0"/>
      <w:marBottom w:val="0"/>
      <w:divBdr>
        <w:top w:val="none" w:sz="0" w:space="0" w:color="auto"/>
        <w:left w:val="none" w:sz="0" w:space="0" w:color="auto"/>
        <w:bottom w:val="none" w:sz="0" w:space="0" w:color="auto"/>
        <w:right w:val="none" w:sz="0" w:space="0" w:color="auto"/>
      </w:divBdr>
    </w:div>
    <w:div w:id="1622955062">
      <w:bodyDiv w:val="1"/>
      <w:marLeft w:val="0"/>
      <w:marRight w:val="0"/>
      <w:marTop w:val="0"/>
      <w:marBottom w:val="0"/>
      <w:divBdr>
        <w:top w:val="none" w:sz="0" w:space="0" w:color="auto"/>
        <w:left w:val="none" w:sz="0" w:space="0" w:color="auto"/>
        <w:bottom w:val="none" w:sz="0" w:space="0" w:color="auto"/>
        <w:right w:val="none" w:sz="0" w:space="0" w:color="auto"/>
      </w:divBdr>
    </w:div>
    <w:div w:id="1677228336">
      <w:bodyDiv w:val="1"/>
      <w:marLeft w:val="0"/>
      <w:marRight w:val="0"/>
      <w:marTop w:val="0"/>
      <w:marBottom w:val="0"/>
      <w:divBdr>
        <w:top w:val="none" w:sz="0" w:space="0" w:color="auto"/>
        <w:left w:val="none" w:sz="0" w:space="0" w:color="auto"/>
        <w:bottom w:val="none" w:sz="0" w:space="0" w:color="auto"/>
        <w:right w:val="none" w:sz="0" w:space="0" w:color="auto"/>
      </w:divBdr>
      <w:divsChild>
        <w:div w:id="845100292">
          <w:marLeft w:val="0"/>
          <w:marRight w:val="0"/>
          <w:marTop w:val="0"/>
          <w:marBottom w:val="0"/>
          <w:divBdr>
            <w:top w:val="none" w:sz="0" w:space="0" w:color="auto"/>
            <w:left w:val="none" w:sz="0" w:space="0" w:color="auto"/>
            <w:bottom w:val="none" w:sz="0" w:space="0" w:color="auto"/>
            <w:right w:val="none" w:sz="0" w:space="0" w:color="auto"/>
          </w:divBdr>
          <w:divsChild>
            <w:div w:id="1117944268">
              <w:marLeft w:val="0"/>
              <w:marRight w:val="0"/>
              <w:marTop w:val="0"/>
              <w:marBottom w:val="0"/>
              <w:divBdr>
                <w:top w:val="none" w:sz="0" w:space="0" w:color="auto"/>
                <w:left w:val="none" w:sz="0" w:space="0" w:color="auto"/>
                <w:bottom w:val="none" w:sz="0" w:space="0" w:color="auto"/>
                <w:right w:val="none" w:sz="0" w:space="0" w:color="auto"/>
              </w:divBdr>
              <w:divsChild>
                <w:div w:id="11601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898929">
      <w:bodyDiv w:val="1"/>
      <w:marLeft w:val="0"/>
      <w:marRight w:val="0"/>
      <w:marTop w:val="0"/>
      <w:marBottom w:val="0"/>
      <w:divBdr>
        <w:top w:val="none" w:sz="0" w:space="0" w:color="auto"/>
        <w:left w:val="none" w:sz="0" w:space="0" w:color="auto"/>
        <w:bottom w:val="none" w:sz="0" w:space="0" w:color="auto"/>
        <w:right w:val="none" w:sz="0" w:space="0" w:color="auto"/>
      </w:divBdr>
    </w:div>
    <w:div w:id="1748527278">
      <w:bodyDiv w:val="1"/>
      <w:marLeft w:val="0"/>
      <w:marRight w:val="0"/>
      <w:marTop w:val="0"/>
      <w:marBottom w:val="0"/>
      <w:divBdr>
        <w:top w:val="none" w:sz="0" w:space="0" w:color="auto"/>
        <w:left w:val="none" w:sz="0" w:space="0" w:color="auto"/>
        <w:bottom w:val="none" w:sz="0" w:space="0" w:color="auto"/>
        <w:right w:val="none" w:sz="0" w:space="0" w:color="auto"/>
      </w:divBdr>
    </w:div>
    <w:div w:id="1762482705">
      <w:bodyDiv w:val="1"/>
      <w:marLeft w:val="0"/>
      <w:marRight w:val="0"/>
      <w:marTop w:val="0"/>
      <w:marBottom w:val="0"/>
      <w:divBdr>
        <w:top w:val="none" w:sz="0" w:space="0" w:color="auto"/>
        <w:left w:val="none" w:sz="0" w:space="0" w:color="auto"/>
        <w:bottom w:val="none" w:sz="0" w:space="0" w:color="auto"/>
        <w:right w:val="none" w:sz="0" w:space="0" w:color="auto"/>
      </w:divBdr>
    </w:div>
    <w:div w:id="1920872211">
      <w:bodyDiv w:val="1"/>
      <w:marLeft w:val="0"/>
      <w:marRight w:val="0"/>
      <w:marTop w:val="0"/>
      <w:marBottom w:val="0"/>
      <w:divBdr>
        <w:top w:val="none" w:sz="0" w:space="0" w:color="auto"/>
        <w:left w:val="none" w:sz="0" w:space="0" w:color="auto"/>
        <w:bottom w:val="none" w:sz="0" w:space="0" w:color="auto"/>
        <w:right w:val="none" w:sz="0" w:space="0" w:color="auto"/>
      </w:divBdr>
    </w:div>
    <w:div w:id="1953853497">
      <w:bodyDiv w:val="1"/>
      <w:marLeft w:val="0"/>
      <w:marRight w:val="0"/>
      <w:marTop w:val="0"/>
      <w:marBottom w:val="0"/>
      <w:divBdr>
        <w:top w:val="none" w:sz="0" w:space="0" w:color="auto"/>
        <w:left w:val="none" w:sz="0" w:space="0" w:color="auto"/>
        <w:bottom w:val="none" w:sz="0" w:space="0" w:color="auto"/>
        <w:right w:val="none" w:sz="0" w:space="0" w:color="auto"/>
      </w:divBdr>
    </w:div>
    <w:div w:id="1983536327">
      <w:bodyDiv w:val="1"/>
      <w:marLeft w:val="0"/>
      <w:marRight w:val="0"/>
      <w:marTop w:val="0"/>
      <w:marBottom w:val="0"/>
      <w:divBdr>
        <w:top w:val="none" w:sz="0" w:space="0" w:color="auto"/>
        <w:left w:val="none" w:sz="0" w:space="0" w:color="auto"/>
        <w:bottom w:val="none" w:sz="0" w:space="0" w:color="auto"/>
        <w:right w:val="none" w:sz="0" w:space="0" w:color="auto"/>
      </w:divBdr>
    </w:div>
    <w:div w:id="213093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Kernel_trick"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Document"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Reuter_50_50"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footer" Target="footer2.xml"/><Relationship Id="rId19" Type="http://schemas.openxmlformats.org/officeDocument/2006/relationships/hyperlink" Target="http://citeseerx.ist.psu.edu/viewdoc/download?doi=10.1.1.206.3001&amp;rep=rep1&amp;type=pdf" TargetMode="Externa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EB4CA5222B9924D9E66674BC1FEC76F"/>
        <w:category>
          <w:name w:val="General"/>
          <w:gallery w:val="placeholder"/>
        </w:category>
        <w:types>
          <w:type w:val="bbPlcHdr"/>
        </w:types>
        <w:behaviors>
          <w:behavior w:val="content"/>
        </w:behaviors>
        <w:guid w:val="{85D0834F-3122-104B-81EB-B41A20ED7437}"/>
      </w:docPartPr>
      <w:docPartBody>
        <w:p w:rsidR="002B0A2B" w:rsidRDefault="002B0A2B" w:rsidP="002B0A2B">
          <w:pPr>
            <w:pStyle w:val="4EB4CA5222B9924D9E66674BC1FEC76F"/>
          </w:pPr>
          <w:r>
            <w:t>[Type text]</w:t>
          </w:r>
        </w:p>
      </w:docPartBody>
    </w:docPart>
    <w:docPart>
      <w:docPartPr>
        <w:name w:val="9E58425582589A44941A52F07E2539CA"/>
        <w:category>
          <w:name w:val="General"/>
          <w:gallery w:val="placeholder"/>
        </w:category>
        <w:types>
          <w:type w:val="bbPlcHdr"/>
        </w:types>
        <w:behaviors>
          <w:behavior w:val="content"/>
        </w:behaviors>
        <w:guid w:val="{0557F864-F588-164E-82F7-F55C87B95F7A}"/>
      </w:docPartPr>
      <w:docPartBody>
        <w:p w:rsidR="002B0A2B" w:rsidRDefault="002B0A2B" w:rsidP="002B0A2B">
          <w:pPr>
            <w:pStyle w:val="9E58425582589A44941A52F07E2539CA"/>
          </w:pPr>
          <w:r>
            <w:t>[Type text]</w:t>
          </w:r>
        </w:p>
      </w:docPartBody>
    </w:docPart>
    <w:docPart>
      <w:docPartPr>
        <w:name w:val="D336954920DAAD44822E393873484300"/>
        <w:category>
          <w:name w:val="General"/>
          <w:gallery w:val="placeholder"/>
        </w:category>
        <w:types>
          <w:type w:val="bbPlcHdr"/>
        </w:types>
        <w:behaviors>
          <w:behavior w:val="content"/>
        </w:behaviors>
        <w:guid w:val="{A2885314-E070-144C-BDC2-1FD2DFF184A6}"/>
      </w:docPartPr>
      <w:docPartBody>
        <w:p w:rsidR="002B0A2B" w:rsidRDefault="002B0A2B" w:rsidP="002B0A2B">
          <w:pPr>
            <w:pStyle w:val="D336954920DAAD44822E39387348430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A2B"/>
    <w:rsid w:val="000F1FC6"/>
    <w:rsid w:val="00131541"/>
    <w:rsid w:val="001410F8"/>
    <w:rsid w:val="00276EB7"/>
    <w:rsid w:val="002B0A2B"/>
    <w:rsid w:val="004024AD"/>
    <w:rsid w:val="00403A54"/>
    <w:rsid w:val="004071E1"/>
    <w:rsid w:val="004C31D3"/>
    <w:rsid w:val="006F11C5"/>
    <w:rsid w:val="0074494D"/>
    <w:rsid w:val="0078220D"/>
    <w:rsid w:val="00A0335D"/>
    <w:rsid w:val="00A227AA"/>
    <w:rsid w:val="00B223E2"/>
    <w:rsid w:val="00D001B4"/>
    <w:rsid w:val="00D11CFB"/>
    <w:rsid w:val="00D15AC2"/>
    <w:rsid w:val="00D37DF5"/>
    <w:rsid w:val="00D93808"/>
    <w:rsid w:val="00DF4A15"/>
    <w:rsid w:val="00E03D2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B4CA5222B9924D9E66674BC1FEC76F">
    <w:name w:val="4EB4CA5222B9924D9E66674BC1FEC76F"/>
    <w:rsid w:val="002B0A2B"/>
  </w:style>
  <w:style w:type="paragraph" w:customStyle="1" w:styleId="9E58425582589A44941A52F07E2539CA">
    <w:name w:val="9E58425582589A44941A52F07E2539CA"/>
    <w:rsid w:val="002B0A2B"/>
  </w:style>
  <w:style w:type="paragraph" w:customStyle="1" w:styleId="D336954920DAAD44822E393873484300">
    <w:name w:val="D336954920DAAD44822E393873484300"/>
    <w:rsid w:val="002B0A2B"/>
  </w:style>
  <w:style w:type="paragraph" w:customStyle="1" w:styleId="096E54EC0EEE3A4193FF72A6E1525EAF">
    <w:name w:val="096E54EC0EEE3A4193FF72A6E1525EAF"/>
    <w:rsid w:val="002B0A2B"/>
  </w:style>
  <w:style w:type="paragraph" w:customStyle="1" w:styleId="76B116E839CC954885402E81BF855950">
    <w:name w:val="76B116E839CC954885402E81BF855950"/>
    <w:rsid w:val="002B0A2B"/>
  </w:style>
  <w:style w:type="paragraph" w:customStyle="1" w:styleId="4264EEF009D74C4CA839B42C32DD1035">
    <w:name w:val="4264EEF009D74C4CA839B42C32DD1035"/>
    <w:rsid w:val="002B0A2B"/>
  </w:style>
  <w:style w:type="character" w:styleId="PlaceholderText">
    <w:name w:val="Placeholder Text"/>
    <w:uiPriority w:val="99"/>
    <w:semiHidden/>
    <w:rsid w:val="00403A54"/>
    <w:rPr>
      <w:color w:val="808080"/>
    </w:rPr>
  </w:style>
  <w:style w:type="paragraph" w:customStyle="1" w:styleId="44E6349F8E24406CAEDB029D7178F407">
    <w:name w:val="44E6349F8E24406CAEDB029D7178F407"/>
    <w:rsid w:val="000F1FC6"/>
    <w:pPr>
      <w:spacing w:after="160" w:line="259" w:lineRule="auto"/>
    </w:pPr>
    <w:rPr>
      <w:sz w:val="22"/>
      <w:szCs w:val="22"/>
      <w:lang w:eastAsia="en-US" w:bidi="he-IL"/>
    </w:rPr>
  </w:style>
  <w:style w:type="paragraph" w:customStyle="1" w:styleId="F8FD47FB348440DC961B6A1927E0BD16">
    <w:name w:val="F8FD47FB348440DC961B6A1927E0BD16"/>
    <w:rsid w:val="00E03D22"/>
    <w:pPr>
      <w:spacing w:after="160" w:line="259" w:lineRule="auto"/>
    </w:pPr>
    <w:rPr>
      <w:sz w:val="22"/>
      <w:szCs w:val="22"/>
      <w:lang w:eastAsia="en-US"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a:noFill/>
        </a:ln>
        <a:effectLst/>
        <a:extLst>
          <a:ext uri="{C572A759-6A51-4108-AA02-DFA0A04FC94B}">
            <ma14:wrappingTextBoxFlag xmlns:ma14="http://schemas.microsoft.com/office/mac/drawingml/2011/main" xmlns=""/>
          </a:ext>
        </a:ex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F8F171-F27A-4BE2-B90B-99A4121A1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4962</Words>
  <Characters>28286</Characters>
  <Application>Microsoft Office Word</Application>
  <DocSecurity>0</DocSecurity>
  <Lines>235</Lines>
  <Paragraphs>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vt:lpstr>
      <vt:lpstr>%</vt:lpstr>
    </vt:vector>
  </TitlesOfParts>
  <Manager/>
  <Company/>
  <LinksUpToDate>false</LinksUpToDate>
  <CharactersWithSpaces>33182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Margaret Mitchell;Alexander Mamishev</dc:creator>
  <cp:keywords/>
  <dc:description/>
  <cp:lastModifiedBy>Shaubi Mann, Ayala</cp:lastModifiedBy>
  <cp:revision>2</cp:revision>
  <cp:lastPrinted>2017-01-03T05:14:00Z</cp:lastPrinted>
  <dcterms:created xsi:type="dcterms:W3CDTF">2018-09-15T20:52:00Z</dcterms:created>
  <dcterms:modified xsi:type="dcterms:W3CDTF">2018-09-15T20:52:00Z</dcterms:modified>
  <cp:category/>
</cp:coreProperties>
</file>